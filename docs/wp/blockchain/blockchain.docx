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BE5B94" w14:textId="77777777" w:rsidR="006B28F9" w:rsidRDefault="006B28F9" w:rsidP="0006021F">
      <w:pPr>
        <w:pStyle w:val="BodyText"/>
      </w:pPr>
    </w:p>
    <w:p w14:paraId="08CC0989" w14:textId="77777777" w:rsidR="006B28F9" w:rsidRDefault="006B28F9" w:rsidP="006B28F9">
      <w:pPr>
        <w:tabs>
          <w:tab w:val="left" w:pos="3269"/>
          <w:tab w:val="left" w:pos="4214"/>
        </w:tabs>
        <w:ind w:left="72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696708D" w14:textId="77777777" w:rsidR="006B28F9" w:rsidRDefault="006B28F9" w:rsidP="006B28F9">
      <w:pPr>
        <w:pStyle w:val="BodyText"/>
        <w:rPr>
          <w:rFonts w:ascii="Times New Roman"/>
          <w:sz w:val="20"/>
        </w:rPr>
      </w:pPr>
    </w:p>
    <w:p w14:paraId="24688DA8" w14:textId="77777777" w:rsidR="006B28F9" w:rsidRDefault="00D8773C" w:rsidP="006B28F9">
      <w:pPr>
        <w:pStyle w:val="BodyText"/>
        <w:rPr>
          <w:rFonts w:ascii="Times New Roman"/>
          <w:sz w:val="20"/>
        </w:rPr>
      </w:pPr>
      <w:r w:rsidRPr="00A60BB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06B39E0" wp14:editId="4C981B91">
            <wp:simplePos x="0" y="0"/>
            <wp:positionH relativeFrom="column">
              <wp:posOffset>57150</wp:posOffset>
            </wp:positionH>
            <wp:positionV relativeFrom="paragraph">
              <wp:posOffset>9525</wp:posOffset>
            </wp:positionV>
            <wp:extent cx="4048125" cy="95377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193E" w14:textId="77777777" w:rsidR="006B28F9" w:rsidRDefault="006B28F9" w:rsidP="006B28F9">
      <w:pPr>
        <w:pStyle w:val="BodyText"/>
        <w:rPr>
          <w:rFonts w:ascii="Times New Roman"/>
          <w:sz w:val="20"/>
        </w:rPr>
      </w:pPr>
    </w:p>
    <w:p w14:paraId="1048525B" w14:textId="77777777" w:rsidR="006B28F9" w:rsidRDefault="00F4762E" w:rsidP="006B28F9">
      <w:pPr>
        <w:pStyle w:val="BodyText"/>
        <w:spacing w:before="1"/>
        <w:rPr>
          <w:rFonts w:ascii="Times New Roman"/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4294967291" distB="4294967291" distL="0" distR="0" simplePos="0" relativeHeight="251659264" behindDoc="0" locked="0" layoutInCell="1" allowOverlap="1" wp14:anchorId="026677AD" wp14:editId="3009CDD6">
                <wp:simplePos x="0" y="0"/>
                <wp:positionH relativeFrom="page">
                  <wp:posOffset>457200</wp:posOffset>
                </wp:positionH>
                <wp:positionV relativeFrom="paragraph">
                  <wp:posOffset>146049</wp:posOffset>
                </wp:positionV>
                <wp:extent cx="249555" cy="0"/>
                <wp:effectExtent l="0" t="19050" r="55245" b="38100"/>
                <wp:wrapTopAndBottom/>
                <wp:docPr id="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555" cy="0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1E5349" id="Straight Connector 3" o:spid="_x0000_s1026" style="position:absolute;z-index:251659264;visibility:visible;mso-wrap-style:square;mso-width-percent:0;mso-height-percent:0;mso-wrap-distance-left:0;mso-wrap-distance-top:-1e-4mm;mso-wrap-distance-right:0;mso-wrap-distance-bottom:-1e-4mm;mso-position-horizontal:absolute;mso-position-horizontal-relative:page;mso-position-vertical:absolute;mso-position-vertical-relative:text;mso-width-percent:0;mso-height-percent:0;mso-width-relative:page;mso-height-relative:page" from="36pt,11.5pt" to="55.6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mNKAIAAE8EAAAOAAAAZHJzL2Uyb0RvYy54bWysVMGO2jAQvVfqP1i+QxI2UI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" strokecolor="white" strokeweight="4pt">
                <w10:wrap type="topAndBottom" anchorx="page"/>
              </v:line>
            </w:pict>
          </mc:Fallback>
        </mc:AlternateContent>
      </w:r>
    </w:p>
    <w:p w14:paraId="418C1B5D" w14:textId="77777777" w:rsidR="006B28F9" w:rsidRDefault="006B28F9" w:rsidP="006B28F9">
      <w:pPr>
        <w:pStyle w:val="BodyText"/>
        <w:spacing w:before="7"/>
        <w:rPr>
          <w:rFonts w:ascii="Times New Roman"/>
          <w:sz w:val="22"/>
        </w:rPr>
      </w:pPr>
    </w:p>
    <w:p w14:paraId="3702A25E" w14:textId="77777777" w:rsidR="00D8773C" w:rsidRDefault="00D8773C" w:rsidP="006B28F9">
      <w:pPr>
        <w:spacing w:before="107"/>
        <w:rPr>
          <w:b/>
          <w:color w:val="2D6FB7"/>
          <w:spacing w:val="9"/>
          <w:sz w:val="66"/>
        </w:rPr>
      </w:pPr>
    </w:p>
    <w:p w14:paraId="7B1BB2FB" w14:textId="77777777" w:rsidR="00D8773C" w:rsidRDefault="00D8773C" w:rsidP="006B28F9">
      <w:pPr>
        <w:spacing w:before="107"/>
        <w:rPr>
          <w:b/>
          <w:color w:val="2D6FB7"/>
          <w:spacing w:val="9"/>
          <w:sz w:val="66"/>
        </w:rPr>
      </w:pPr>
    </w:p>
    <w:p w14:paraId="70AE4848" w14:textId="77777777" w:rsidR="00D8773C" w:rsidRDefault="00D8773C" w:rsidP="006B28F9">
      <w:pPr>
        <w:spacing w:before="107"/>
        <w:rPr>
          <w:b/>
          <w:color w:val="2D6FB7"/>
          <w:spacing w:val="9"/>
          <w:sz w:val="66"/>
        </w:rPr>
      </w:pPr>
    </w:p>
    <w:p w14:paraId="6917F128" w14:textId="25BAA704" w:rsidR="006B28F9" w:rsidRPr="00190BC0" w:rsidRDefault="00190BC0" w:rsidP="006B28F9">
      <w:pPr>
        <w:spacing w:before="107"/>
        <w:rPr>
          <w:b/>
          <w:sz w:val="52"/>
        </w:rPr>
      </w:pPr>
      <w:r w:rsidRPr="00190BC0">
        <w:rPr>
          <w:b/>
          <w:color w:val="2D6FB7"/>
          <w:spacing w:val="9"/>
          <w:sz w:val="52"/>
        </w:rPr>
        <w:t>Technical Whitepaper</w:t>
      </w:r>
    </w:p>
    <w:p w14:paraId="568B873D" w14:textId="4C44A691" w:rsidR="006B28F9" w:rsidRPr="004A581A" w:rsidRDefault="0088052D" w:rsidP="006B28F9">
      <w:pPr>
        <w:spacing w:before="107"/>
        <w:rPr>
          <w:b/>
          <w:sz w:val="47"/>
          <w:szCs w:val="47"/>
        </w:rPr>
      </w:pPr>
      <w:r>
        <w:rPr>
          <w:b/>
          <w:color w:val="231F20"/>
          <w:spacing w:val="7"/>
          <w:sz w:val="47"/>
          <w:szCs w:val="47"/>
        </w:rPr>
        <w:t>Kdb+ Storing and Exploring the Bitcoin Blockchain</w:t>
      </w:r>
    </w:p>
    <w:p w14:paraId="41D004BA" w14:textId="77777777" w:rsidR="006B28F9" w:rsidRDefault="006B28F9"/>
    <w:p w14:paraId="64523E0B" w14:textId="77777777" w:rsidR="006B28F9" w:rsidRDefault="006B28F9"/>
    <w:p w14:paraId="42230A1B" w14:textId="77777777" w:rsidR="006B28F9" w:rsidRDefault="006B28F9"/>
    <w:p w14:paraId="55478D0B" w14:textId="77777777" w:rsidR="006B28F9" w:rsidRDefault="006B28F9"/>
    <w:p w14:paraId="34FAB3AB" w14:textId="77777777" w:rsidR="00D8773C" w:rsidRDefault="00D8773C"/>
    <w:p w14:paraId="10CB6457" w14:textId="5BBD9142" w:rsidR="006B28F9" w:rsidRDefault="006B28F9"/>
    <w:p w14:paraId="65D52071" w14:textId="77777777" w:rsidR="006B28F9" w:rsidRPr="004A581A" w:rsidRDefault="006B28F9" w:rsidP="006B28F9">
      <w:pPr>
        <w:rPr>
          <w:b/>
          <w:sz w:val="24"/>
          <w:szCs w:val="24"/>
        </w:rPr>
      </w:pPr>
      <w:r w:rsidRPr="004A581A">
        <w:rPr>
          <w:b/>
          <w:sz w:val="24"/>
          <w:szCs w:val="24"/>
        </w:rPr>
        <w:t>Authors:</w:t>
      </w:r>
    </w:p>
    <w:p w14:paraId="3C4A69CA" w14:textId="77777777" w:rsidR="006B28F9" w:rsidRPr="004A581A" w:rsidRDefault="006B28F9" w:rsidP="006B28F9">
      <w:pPr>
        <w:rPr>
          <w:sz w:val="20"/>
          <w:szCs w:val="20"/>
        </w:rPr>
      </w:pPr>
    </w:p>
    <w:p w14:paraId="0DF2A7A7" w14:textId="77777777" w:rsidR="0088052D" w:rsidRDefault="0088052D" w:rsidP="007F04CE">
      <w:pPr>
        <w:widowControl/>
        <w:autoSpaceDE/>
        <w:autoSpaceDN/>
        <w:rPr>
          <w:sz w:val="20"/>
          <w:szCs w:val="20"/>
        </w:rPr>
      </w:pPr>
      <w:r>
        <w:rPr>
          <w:sz w:val="20"/>
          <w:szCs w:val="20"/>
        </w:rPr>
        <w:t>Jeremy Lucid</w:t>
      </w:r>
    </w:p>
    <w:p w14:paraId="04D23139" w14:textId="77777777" w:rsidR="0088052D" w:rsidRDefault="0088052D" w:rsidP="007F04CE">
      <w:pPr>
        <w:widowControl/>
        <w:autoSpaceDE/>
        <w:autoSpaceDN/>
        <w:rPr>
          <w:sz w:val="20"/>
          <w:szCs w:val="20"/>
        </w:rPr>
      </w:pPr>
      <w:r>
        <w:rPr>
          <w:sz w:val="20"/>
          <w:szCs w:val="20"/>
        </w:rPr>
        <w:t>Daniel Irwin</w:t>
      </w:r>
    </w:p>
    <w:p w14:paraId="34C2888B" w14:textId="3C3CD55D" w:rsidR="009737DF" w:rsidRPr="007F04CE" w:rsidRDefault="000930BF" w:rsidP="007F04CE">
      <w:pPr>
        <w:widowControl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sdt>
      <w:sdtPr>
        <w:rPr>
          <w:rFonts w:ascii="Verdana" w:eastAsia="Verdana" w:hAnsi="Verdana" w:cs="Verdana"/>
          <w:b w:val="0"/>
          <w:bCs w:val="0"/>
          <w:color w:val="auto"/>
          <w:sz w:val="22"/>
          <w:szCs w:val="22"/>
        </w:rPr>
        <w:id w:val="-20634820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FBCD18" w14:textId="7BA731DE" w:rsidR="005976FE" w:rsidRPr="005976FE" w:rsidRDefault="0014664D" w:rsidP="00D358D1">
          <w:pPr>
            <w:pStyle w:val="TOCHeading"/>
          </w:pPr>
          <w:r>
            <w:t>Contents</w:t>
          </w:r>
        </w:p>
        <w:p w14:paraId="1749E30B" w14:textId="77777777" w:rsidR="006D4157" w:rsidRDefault="0014664D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r w:rsidRPr="0014664D">
            <w:fldChar w:fldCharType="begin"/>
          </w:r>
          <w:r w:rsidRPr="0014664D">
            <w:instrText xml:space="preserve"> TOC \o "1-3" \h \z \u </w:instrText>
          </w:r>
          <w:r w:rsidRPr="0014664D">
            <w:fldChar w:fldCharType="separate"/>
          </w:r>
          <w:hyperlink w:anchor="_Toc531609488" w:history="1">
            <w:r w:rsidR="006D4157" w:rsidRPr="00440191">
              <w:rPr>
                <w:rStyle w:val="Hyperlink"/>
                <w:noProof/>
              </w:rPr>
              <w:t>Introduction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_Toc531609488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3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0897EA40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89" w:history="1">
            <w:r w:rsidR="006D4157" w:rsidRPr="00440191">
              <w:rPr>
                <w:rStyle w:val="Hyperlink"/>
                <w:noProof/>
              </w:rPr>
              <w:t>Blockchain as a database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_Toc531609489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4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47025724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0" w:history="1">
            <w:r w:rsidR="006D4157" w:rsidRPr="00440191">
              <w:rPr>
                <w:rStyle w:val="Hyperlink"/>
                <w:rFonts w:cstheme="minorHAnsi"/>
                <w:bCs/>
                <w:noProof/>
              </w:rPr>
              <w:t>Full Node technology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_Toc531609490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4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3FD5DB44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1" w:history="1">
            <w:r w:rsidR="006D4157" w:rsidRPr="00440191">
              <w:rPr>
                <w:rStyle w:val="Hyperlink"/>
                <w:noProof/>
              </w:rPr>
              <w:t>Block explorers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_Toc531609491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5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0A499BB8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2" w:history="1">
            <w:r w:rsidR="006D4157" w:rsidRPr="00440191">
              <w:rPr>
                <w:rStyle w:val="Hyperlink"/>
                <w:rFonts w:cstheme="minorHAnsi"/>
                <w:noProof/>
              </w:rPr>
              <w:t>Bitcoin Addresses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_Toc531609492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5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44E7976B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3" w:history="1">
            <w:r w:rsidR="006D4157" w:rsidRPr="00440191">
              <w:rPr>
                <w:rStyle w:val="Hyperlink"/>
                <w:rFonts w:cstheme="minorHAnsi"/>
                <w:noProof/>
              </w:rPr>
              <w:t>Transaction identifiers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_Toc531609493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5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03A8B8D8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4" w:history="1">
            <w:r w:rsidR="006D4157" w:rsidRPr="00440191">
              <w:rPr>
                <w:rStyle w:val="Hyperlink"/>
                <w:noProof/>
              </w:rPr>
              <w:t>Installing a Bitcoin Full Node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_Toc531609494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6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7AC7E931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5" w:history="1">
            <w:r w:rsidR="006D4157" w:rsidRPr="00440191">
              <w:rPr>
                <w:rStyle w:val="Hyperlink"/>
                <w:noProof/>
              </w:rPr>
              <w:t>Interacting with a Full Node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_Toc531609495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7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6249FBE1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6" w:history="1">
            <w:r w:rsidR="006D4157" w:rsidRPr="00440191">
              <w:rPr>
                <w:rStyle w:val="Hyperlink"/>
                <w:noProof/>
              </w:rPr>
              <w:t>Parsing the Bitcoin Blockchain data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_Toc531609496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8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4B50C2FA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7" w:history="1">
            <w:r w:rsidR="006D4157" w:rsidRPr="00440191">
              <w:rPr>
                <w:rStyle w:val="Hyperlink"/>
                <w:noProof/>
              </w:rPr>
              <w:t>Block Extraction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_Toc531609497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9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7454BB4C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8" w:history="1">
            <w:r w:rsidR="006D4157" w:rsidRPr="00440191">
              <w:rPr>
                <w:rStyle w:val="Hyperlink"/>
                <w:noProof/>
              </w:rPr>
              <w:t>Storing the Bitcoin Blockchain data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_Toc531609498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9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71A24193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499" w:history="1">
            <w:r w:rsidR="006D4157" w:rsidRPr="00440191">
              <w:rPr>
                <w:rStyle w:val="Hyperlink"/>
                <w:rFonts w:cstheme="minorHAnsi"/>
                <w:noProof/>
              </w:rPr>
              <w:t>Tables and Schemas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_Toc531609499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9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78BAA50D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0" w:history="1">
            <w:r w:rsidR="006D4157" w:rsidRPr="00440191">
              <w:rPr>
                <w:rStyle w:val="Hyperlink"/>
                <w:rFonts w:cstheme="minorHAnsi"/>
                <w:noProof/>
              </w:rPr>
              <w:t>Partitioning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_Toc531609500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10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2B5ADF48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1" w:history="1">
            <w:r w:rsidR="006D4157" w:rsidRPr="00440191">
              <w:rPr>
                <w:rStyle w:val="Hyperlink"/>
                <w:rFonts w:cstheme="minorHAnsi"/>
                <w:noProof/>
              </w:rPr>
              <w:t>Attributes on-disk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_Toc531609501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12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583494DD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2" w:history="1">
            <w:r w:rsidR="006D4157" w:rsidRPr="00440191">
              <w:rPr>
                <w:rStyle w:val="Hyperlink"/>
                <w:rFonts w:cstheme="minorHAnsi"/>
                <w:noProof/>
              </w:rPr>
              <w:t>Memory management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_Toc531609502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13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743FB59A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3" w:history="1">
            <w:r w:rsidR="006D4157" w:rsidRPr="00440191">
              <w:rPr>
                <w:rStyle w:val="Hyperlink"/>
                <w:rFonts w:cstheme="minorHAnsi"/>
                <w:noProof/>
              </w:rPr>
              <w:t>Maintaining a UTXO table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_Toc531609503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14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4B26D48C" w14:textId="77777777" w:rsidR="006D4157" w:rsidRDefault="00E915DE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4" w:history="1">
            <w:r w:rsidR="006D4157" w:rsidRPr="00440191">
              <w:rPr>
                <w:rStyle w:val="Hyperlink"/>
                <w:rFonts w:cstheme="minorHAnsi"/>
                <w:noProof/>
              </w:rPr>
              <w:t>Reference HDB with Lookup tables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_Toc531609504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16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2BB4E596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5" w:history="1">
            <w:r w:rsidR="006D4157" w:rsidRPr="00440191">
              <w:rPr>
                <w:rStyle w:val="Hyperlink"/>
                <w:rFonts w:cstheme="minorHAnsi"/>
                <w:noProof/>
              </w:rPr>
              <w:t>Exploring the Bitcoin Blockchain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_Toc531609505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17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55D88674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6" w:history="1">
            <w:r w:rsidR="006D4157" w:rsidRPr="00440191">
              <w:rPr>
                <w:rStyle w:val="Hyperlink"/>
                <w:noProof/>
              </w:rPr>
              <w:t>Conclusion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_Toc531609506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19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6EAAFD9C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7" w:history="1">
            <w:r w:rsidR="006D4157" w:rsidRPr="00440191">
              <w:rPr>
                <w:rStyle w:val="Hyperlink"/>
                <w:noProof/>
              </w:rPr>
              <w:t>References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_Toc531609507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19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30D031F9" w14:textId="77777777" w:rsidR="006D4157" w:rsidRDefault="00E915DE">
          <w:pPr>
            <w:pStyle w:val="TOC1"/>
            <w:rPr>
              <w:rFonts w:eastAsiaTheme="minorEastAsia" w:cstheme="minorBidi"/>
              <w:b w:val="0"/>
              <w:noProof/>
              <w:lang w:val="en-US"/>
            </w:rPr>
          </w:pPr>
          <w:hyperlink w:anchor="_Toc531609508" w:history="1">
            <w:r w:rsidR="006D4157" w:rsidRPr="00440191">
              <w:rPr>
                <w:rStyle w:val="Hyperlink"/>
                <w:noProof/>
              </w:rPr>
              <w:t>Appendix</w:t>
            </w:r>
            <w:r w:rsidR="006D4157">
              <w:rPr>
                <w:noProof/>
                <w:webHidden/>
              </w:rPr>
              <w:tab/>
            </w:r>
            <w:r w:rsidR="006D4157">
              <w:rPr>
                <w:noProof/>
                <w:webHidden/>
              </w:rPr>
              <w:fldChar w:fldCharType="begin"/>
            </w:r>
            <w:r w:rsidR="006D4157">
              <w:rPr>
                <w:noProof/>
                <w:webHidden/>
              </w:rPr>
              <w:instrText xml:space="preserve"> PAGEREF _Toc531609508 \h </w:instrText>
            </w:r>
            <w:r w:rsidR="006D4157">
              <w:rPr>
                <w:noProof/>
                <w:webHidden/>
              </w:rPr>
            </w:r>
            <w:r w:rsidR="006D4157">
              <w:rPr>
                <w:noProof/>
                <w:webHidden/>
              </w:rPr>
              <w:fldChar w:fldCharType="separate"/>
            </w:r>
            <w:r w:rsidR="006D4157">
              <w:rPr>
                <w:noProof/>
                <w:webHidden/>
              </w:rPr>
              <w:t>20</w:t>
            </w:r>
            <w:r w:rsidR="006D4157">
              <w:rPr>
                <w:noProof/>
                <w:webHidden/>
              </w:rPr>
              <w:fldChar w:fldCharType="end"/>
            </w:r>
          </w:hyperlink>
        </w:p>
        <w:p w14:paraId="423F642F" w14:textId="6CA42D31" w:rsidR="0014664D" w:rsidRDefault="0014664D" w:rsidP="0014664D">
          <w:pPr>
            <w:spacing w:line="360" w:lineRule="auto"/>
          </w:pPr>
          <w:r w:rsidRPr="0014664D">
            <w:rPr>
              <w:rFonts w:asciiTheme="minorHAnsi" w:hAnsiTheme="minorHAnsi"/>
              <w:bCs/>
              <w:noProof/>
            </w:rPr>
            <w:fldChar w:fldCharType="end"/>
          </w:r>
        </w:p>
      </w:sdtContent>
    </w:sdt>
    <w:p w14:paraId="4D25F9FA" w14:textId="77777777" w:rsidR="006B28F9" w:rsidRDefault="006B28F9"/>
    <w:p w14:paraId="44F3B7A6" w14:textId="77777777" w:rsidR="006B28F9" w:rsidRDefault="006B28F9"/>
    <w:p w14:paraId="54D92E40" w14:textId="77777777" w:rsidR="006B28F9" w:rsidRDefault="006B28F9"/>
    <w:p w14:paraId="2AD02A03" w14:textId="77777777" w:rsidR="006B28F9" w:rsidRDefault="006B28F9"/>
    <w:p w14:paraId="0EE889FD" w14:textId="77777777" w:rsidR="006B28F9" w:rsidRDefault="006B28F9"/>
    <w:p w14:paraId="0A025AAC" w14:textId="77777777" w:rsidR="006B28F9" w:rsidRDefault="006B28F9"/>
    <w:p w14:paraId="175D2EF6" w14:textId="77777777" w:rsidR="006B28F9" w:rsidRDefault="006B28F9"/>
    <w:p w14:paraId="6CDF48DD" w14:textId="77777777" w:rsidR="006B28F9" w:rsidRDefault="006B28F9"/>
    <w:p w14:paraId="4CFB3AA6" w14:textId="77777777" w:rsidR="006B28F9" w:rsidRDefault="006B28F9"/>
    <w:p w14:paraId="5D05CF97" w14:textId="77777777" w:rsidR="006B28F9" w:rsidRDefault="006B28F9"/>
    <w:p w14:paraId="42F9B32A" w14:textId="77777777" w:rsidR="006B28F9" w:rsidRDefault="006B28F9"/>
    <w:p w14:paraId="005B2DE6" w14:textId="77777777" w:rsidR="006B28F9" w:rsidRDefault="006B28F9"/>
    <w:p w14:paraId="44FC89A6" w14:textId="77777777" w:rsidR="006B28F9" w:rsidRDefault="006B28F9"/>
    <w:p w14:paraId="27398EE2" w14:textId="77777777" w:rsidR="006B28F9" w:rsidRDefault="006B28F9"/>
    <w:p w14:paraId="662B3357" w14:textId="77777777" w:rsidR="006B28F9" w:rsidRDefault="006B28F9"/>
    <w:p w14:paraId="225D7623" w14:textId="77777777" w:rsidR="006B28F9" w:rsidRDefault="006B28F9"/>
    <w:p w14:paraId="7689D4E8" w14:textId="77777777" w:rsidR="006B28F9" w:rsidRDefault="006B28F9"/>
    <w:p w14:paraId="20B9D154" w14:textId="77777777" w:rsidR="006B28F9" w:rsidRDefault="006B28F9"/>
    <w:p w14:paraId="03479DFB" w14:textId="279D9EF6" w:rsidR="0014664D" w:rsidRDefault="0014664D"/>
    <w:p w14:paraId="64E8120A" w14:textId="48CB876C" w:rsidR="00474F69" w:rsidRDefault="00474F69"/>
    <w:p w14:paraId="43171FFD" w14:textId="77777777" w:rsidR="00474F69" w:rsidRDefault="00474F69"/>
    <w:p w14:paraId="6D844A5F" w14:textId="77777777" w:rsidR="0014664D" w:rsidRDefault="0014664D">
      <w:bookmarkStart w:id="0" w:name="_GoBack"/>
      <w:bookmarkEnd w:id="0"/>
    </w:p>
    <w:p w14:paraId="169A75AE" w14:textId="6B96D6F8" w:rsidR="006B28F9" w:rsidRPr="005976FE" w:rsidRDefault="005976FE" w:rsidP="005976FE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1" w:name="_Toc531609488"/>
      <w:r>
        <w:rPr>
          <w:rFonts w:asciiTheme="minorHAnsi" w:hAnsiTheme="minorHAnsi"/>
          <w:b/>
          <w:sz w:val="24"/>
          <w:szCs w:val="22"/>
        </w:rPr>
        <w:lastRenderedPageBreak/>
        <w:t>Introduction</w:t>
      </w:r>
      <w:bookmarkEnd w:id="1"/>
    </w:p>
    <w:p w14:paraId="346E8C40" w14:textId="77777777" w:rsidR="00C335D1" w:rsidRDefault="00C335D1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D21812E" w14:textId="4CA3045C" w:rsidR="00641A54" w:rsidRPr="000B507B" w:rsidRDefault="000B507B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0B507B">
        <w:rPr>
          <w:rFonts w:ascii="Arial" w:hAnsi="Arial" w:cs="Arial"/>
          <w:color w:val="000000"/>
          <w:sz w:val="22"/>
          <w:szCs w:val="22"/>
        </w:rPr>
        <w:t xml:space="preserve">For over a decade, </w:t>
      </w:r>
      <w:r w:rsidR="00B75EDF">
        <w:rPr>
          <w:rFonts w:ascii="Arial" w:hAnsi="Arial" w:cs="Arial"/>
          <w:color w:val="000000"/>
          <w:sz w:val="22"/>
          <w:szCs w:val="22"/>
        </w:rPr>
        <w:t>Kx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technology has played an important role in the growing financial</w:t>
      </w:r>
      <w:r w:rsidR="00AA3EA1">
        <w:rPr>
          <w:rFonts w:ascii="Arial" w:hAnsi="Arial" w:cs="Arial"/>
          <w:color w:val="000000"/>
          <w:sz w:val="22"/>
          <w:szCs w:val="22"/>
        </w:rPr>
        <w:t xml:space="preserve">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system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by providing a</w:t>
      </w:r>
      <w:r w:rsidR="0024446E">
        <w:rPr>
          <w:rFonts w:ascii="Arial" w:hAnsi="Arial" w:cs="Arial"/>
          <w:color w:val="000000"/>
          <w:sz w:val="22"/>
          <w:szCs w:val="22"/>
        </w:rPr>
        <w:t>n integrated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platform </w:t>
      </w:r>
      <w:r w:rsidR="0024446E">
        <w:rPr>
          <w:rFonts w:ascii="Arial" w:hAnsi="Arial" w:cs="Arial"/>
          <w:color w:val="000000"/>
          <w:sz w:val="22"/>
          <w:szCs w:val="22"/>
        </w:rPr>
        <w:t>consisting of a high-performance kdb+ database, in-memory compute engines and real-time streaming processes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Pr="000B507B">
        <w:rPr>
          <w:rFonts w:ascii="Arial" w:hAnsi="Arial" w:cs="Arial"/>
          <w:color w:val="000000"/>
          <w:sz w:val="22"/>
          <w:szCs w:val="22"/>
        </w:rPr>
        <w:t>For example, across the largest financial institutions, kdb+ time-se</w:t>
      </w:r>
      <w:r>
        <w:rPr>
          <w:rFonts w:ascii="Arial" w:hAnsi="Arial" w:cs="Arial"/>
          <w:color w:val="000000"/>
          <w:sz w:val="22"/>
          <w:szCs w:val="22"/>
        </w:rPr>
        <w:t xml:space="preserve">ries databases are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utili</w:t>
      </w:r>
      <w:r w:rsidR="00CD432E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ed</w:t>
      </w:r>
      <w:r>
        <w:rPr>
          <w:rFonts w:ascii="Arial" w:hAnsi="Arial" w:cs="Arial"/>
          <w:color w:val="000000"/>
          <w:sz w:val="22"/>
          <w:szCs w:val="22"/>
        </w:rPr>
        <w:t xml:space="preserve"> for 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the real-time capture, processing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and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storage of the worlds market</w:t>
      </w:r>
      <w:r>
        <w:rPr>
          <w:rFonts w:ascii="Arial" w:hAnsi="Arial" w:cs="Arial"/>
          <w:color w:val="000000"/>
          <w:sz w:val="22"/>
          <w:szCs w:val="22"/>
        </w:rPr>
        <w:t xml:space="preserve"> data streams, provid</w:t>
      </w:r>
      <w:r w:rsidR="001709D7">
        <w:rPr>
          <w:rFonts w:ascii="Arial" w:hAnsi="Arial" w:cs="Arial"/>
          <w:color w:val="000000"/>
          <w:sz w:val="22"/>
          <w:szCs w:val="22"/>
        </w:rPr>
        <w:t>ing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0B507B">
        <w:rPr>
          <w:rFonts w:ascii="Arial" w:hAnsi="Arial" w:cs="Arial"/>
          <w:color w:val="000000"/>
          <w:sz w:val="22"/>
          <w:szCs w:val="22"/>
        </w:rPr>
        <w:t>the backbone for high-frequency trading and real-time market surveillance</w:t>
      </w:r>
      <w:r w:rsidR="00417885">
        <w:rPr>
          <w:rFonts w:ascii="Arial" w:hAnsi="Arial" w:cs="Arial"/>
          <w:color w:val="000000"/>
          <w:sz w:val="22"/>
          <w:szCs w:val="22"/>
        </w:rPr>
        <w:t xml:space="preserve"> systems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. </w:t>
      </w:r>
      <w:r w:rsidR="00B342D1">
        <w:rPr>
          <w:rFonts w:ascii="Arial" w:hAnsi="Arial" w:cs="Arial"/>
          <w:color w:val="000000"/>
          <w:sz w:val="22"/>
          <w:szCs w:val="22"/>
        </w:rPr>
        <w:t>The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ability</w:t>
      </w:r>
      <w:r w:rsidR="00B342D1">
        <w:rPr>
          <w:rFonts w:ascii="Arial" w:hAnsi="Arial" w:cs="Arial"/>
          <w:color w:val="000000"/>
          <w:sz w:val="22"/>
          <w:szCs w:val="22"/>
        </w:rPr>
        <w:t xml:space="preserve"> of the technology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to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maximi</w:t>
      </w:r>
      <w:r w:rsidR="00AA3EA1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e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hardware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utili</w:t>
      </w:r>
      <w:r w:rsidR="00AA3EA1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ation</w:t>
      </w:r>
      <w:r w:rsidRPr="000B507B">
        <w:rPr>
          <w:rFonts w:ascii="Arial" w:hAnsi="Arial" w:cs="Arial"/>
          <w:color w:val="000000"/>
          <w:sz w:val="22"/>
          <w:szCs w:val="22"/>
        </w:rPr>
        <w:t>, and achieve scale, has resulted in a</w:t>
      </w:r>
      <w:r w:rsidR="00720A4D">
        <w:rPr>
          <w:rFonts w:ascii="Arial" w:hAnsi="Arial" w:cs="Arial"/>
          <w:color w:val="000000"/>
          <w:sz w:val="22"/>
          <w:szCs w:val="22"/>
        </w:rPr>
        <w:t xml:space="preserve"> </w:t>
      </w:r>
      <w:r w:rsidRPr="000B507B">
        <w:rPr>
          <w:rFonts w:ascii="Arial" w:hAnsi="Arial" w:cs="Arial"/>
          <w:color w:val="000000"/>
          <w:sz w:val="22"/>
          <w:szCs w:val="22"/>
        </w:rPr>
        <w:t>natural</w:t>
      </w:r>
      <w:r w:rsidR="002E61B8">
        <w:rPr>
          <w:rFonts w:ascii="Arial" w:hAnsi="Arial" w:cs="Arial"/>
          <w:color w:val="000000"/>
          <w:sz w:val="22"/>
          <w:szCs w:val="22"/>
        </w:rPr>
        <w:t xml:space="preserve"> demand for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the technology </w:t>
      </w:r>
      <w:r w:rsidR="00A50948">
        <w:rPr>
          <w:rFonts w:ascii="Arial" w:hAnsi="Arial" w:cs="Arial"/>
          <w:color w:val="000000"/>
          <w:sz w:val="22"/>
          <w:szCs w:val="22"/>
        </w:rPr>
        <w:t>across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ins w:id="2" w:author="PJ O'Kane" w:date="2018-11-28T10:58:00Z">
        <w:r w:rsidR="00CD432E">
          <w:rPr>
            <w:rFonts w:ascii="Arial" w:hAnsi="Arial" w:cs="Arial"/>
            <w:color w:val="000000"/>
            <w:sz w:val="22"/>
            <w:szCs w:val="22"/>
          </w:rPr>
          <w:t xml:space="preserve">other </w:t>
        </w:r>
      </w:ins>
      <w:del w:id="3" w:author="PJ O'Kane" w:date="2018-11-28T10:58:00Z">
        <w:r w:rsidRPr="000B507B" w:rsidDel="00CD432E">
          <w:rPr>
            <w:rFonts w:ascii="Arial" w:hAnsi="Arial" w:cs="Arial"/>
            <w:color w:val="000000"/>
            <w:sz w:val="22"/>
            <w:szCs w:val="22"/>
          </w:rPr>
          <w:delText>multiple diverse domains</w:delText>
        </w:r>
        <w:r w:rsidR="00654222" w:rsidDel="00CD432E">
          <w:rPr>
            <w:rFonts w:ascii="Arial" w:hAnsi="Arial" w:cs="Arial"/>
            <w:color w:val="000000"/>
            <w:sz w:val="22"/>
            <w:szCs w:val="22"/>
          </w:rPr>
          <w:delText xml:space="preserve"> which are </w:delText>
        </w:r>
        <w:r w:rsidR="008F6FCD" w:rsidDel="00CD432E">
          <w:rPr>
            <w:rFonts w:ascii="Arial" w:hAnsi="Arial" w:cs="Arial"/>
            <w:color w:val="000000"/>
            <w:sz w:val="22"/>
            <w:szCs w:val="22"/>
          </w:rPr>
          <w:delText xml:space="preserve">all </w:delText>
        </w:r>
      </w:del>
      <w:r w:rsidR="00AA3EA1">
        <w:rPr>
          <w:rFonts w:ascii="Arial" w:hAnsi="Arial" w:cs="Arial"/>
          <w:color w:val="000000"/>
          <w:sz w:val="22"/>
          <w:szCs w:val="22"/>
        </w:rPr>
        <w:t>data-</w:t>
      </w:r>
      <w:r w:rsidR="00654222">
        <w:rPr>
          <w:rFonts w:ascii="Arial" w:hAnsi="Arial" w:cs="Arial"/>
          <w:color w:val="000000"/>
          <w:sz w:val="22"/>
          <w:szCs w:val="22"/>
        </w:rPr>
        <w:t>intensive</w:t>
      </w:r>
      <w:del w:id="4" w:author="PJ O'Kane" w:date="2018-11-28T10:59:00Z">
        <w:r w:rsidRPr="000B507B" w:rsidDel="00CD432E">
          <w:rPr>
            <w:rFonts w:ascii="Arial" w:hAnsi="Arial" w:cs="Arial"/>
            <w:color w:val="000000"/>
            <w:sz w:val="22"/>
            <w:szCs w:val="22"/>
          </w:rPr>
          <w:delText>, including</w:delText>
        </w:r>
      </w:del>
      <w:r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ins w:id="5" w:author="PJ O'Kane" w:date="2018-11-28T10:59:00Z">
        <w:r w:rsidR="00CD432E">
          <w:rPr>
            <w:rFonts w:ascii="Arial" w:hAnsi="Arial" w:cs="Arial"/>
            <w:color w:val="000000"/>
            <w:sz w:val="22"/>
            <w:szCs w:val="22"/>
          </w:rPr>
          <w:t xml:space="preserve">domains from </w:t>
        </w:r>
      </w:ins>
      <w:r w:rsidRPr="000B507B">
        <w:rPr>
          <w:rFonts w:ascii="Arial" w:hAnsi="Arial" w:cs="Arial"/>
          <w:color w:val="000000"/>
          <w:sz w:val="22"/>
          <w:szCs w:val="22"/>
        </w:rPr>
        <w:t>I</w:t>
      </w:r>
      <w:r w:rsidR="00823427">
        <w:rPr>
          <w:rFonts w:ascii="Arial" w:hAnsi="Arial" w:cs="Arial"/>
          <w:color w:val="000000"/>
          <w:sz w:val="22"/>
          <w:szCs w:val="22"/>
        </w:rPr>
        <w:t>nternet of things (IoT)</w:t>
      </w:r>
      <w:r w:rsidR="00271A83">
        <w:rPr>
          <w:rFonts w:ascii="Arial" w:hAnsi="Arial" w:cs="Arial"/>
          <w:color w:val="000000"/>
          <w:sz w:val="22"/>
          <w:szCs w:val="22"/>
        </w:rPr>
        <w:t xml:space="preserve"> </w:t>
      </w:r>
      <w:del w:id="6" w:author="PJ O'Kane" w:date="2018-11-28T10:59:00Z">
        <w:r w:rsidR="00271A83" w:rsidDel="00CD432E">
          <w:rPr>
            <w:rFonts w:ascii="Arial" w:hAnsi="Arial" w:cs="Arial"/>
            <w:color w:val="000000"/>
            <w:sz w:val="22"/>
            <w:szCs w:val="22"/>
          </w:rPr>
          <w:delText>and</w:delText>
        </w:r>
        <w:r w:rsidRPr="000B507B" w:rsidDel="00CD432E">
          <w:rPr>
            <w:rFonts w:ascii="Arial" w:hAnsi="Arial" w:cs="Arial"/>
            <w:color w:val="000000"/>
            <w:sz w:val="22"/>
            <w:szCs w:val="22"/>
          </w:rPr>
          <w:delText xml:space="preserve"> </w:delText>
        </w:r>
      </w:del>
      <w:ins w:id="7" w:author="PJ O'Kane" w:date="2018-11-28T10:59:00Z">
        <w:r w:rsidR="00CD432E">
          <w:rPr>
            <w:rFonts w:ascii="Arial" w:hAnsi="Arial" w:cs="Arial"/>
            <w:color w:val="000000"/>
            <w:sz w:val="22"/>
            <w:szCs w:val="22"/>
          </w:rPr>
          <w:t>to</w:t>
        </w:r>
        <w:r w:rsidR="00CD432E" w:rsidRPr="000B507B">
          <w:rPr>
            <w:rFonts w:ascii="Arial" w:hAnsi="Arial" w:cs="Arial"/>
            <w:color w:val="000000"/>
            <w:sz w:val="22"/>
            <w:szCs w:val="22"/>
          </w:rPr>
          <w:t xml:space="preserve"> </w:t>
        </w:r>
      </w:ins>
      <w:r w:rsidRPr="000B507B">
        <w:rPr>
          <w:rFonts w:ascii="Arial" w:hAnsi="Arial" w:cs="Arial"/>
          <w:color w:val="000000"/>
          <w:sz w:val="22"/>
          <w:szCs w:val="22"/>
        </w:rPr>
        <w:t>machine learnin</w:t>
      </w:r>
      <w:r w:rsidR="00271A83">
        <w:rPr>
          <w:rFonts w:ascii="Arial" w:hAnsi="Arial" w:cs="Arial"/>
          <w:color w:val="000000"/>
          <w:sz w:val="22"/>
          <w:szCs w:val="22"/>
        </w:rPr>
        <w:t>g</w:t>
      </w:r>
      <w:r w:rsidRPr="000B507B">
        <w:rPr>
          <w:rFonts w:ascii="Arial" w:hAnsi="Arial" w:cs="Arial"/>
          <w:color w:val="000000"/>
          <w:sz w:val="22"/>
          <w:szCs w:val="22"/>
        </w:rPr>
        <w:t>.</w:t>
      </w:r>
    </w:p>
    <w:p w14:paraId="2ADF22B5" w14:textId="4D43504C" w:rsidR="000B507B" w:rsidRPr="000B507B" w:rsidRDefault="000B507B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A6C4595" w14:textId="106AFDA1" w:rsidR="000B507B" w:rsidRPr="000B507B" w:rsidRDefault="000B507B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0B507B">
        <w:rPr>
          <w:rFonts w:ascii="Arial" w:hAnsi="Arial" w:cs="Arial"/>
          <w:color w:val="000000"/>
          <w:sz w:val="22"/>
          <w:szCs w:val="22"/>
        </w:rPr>
        <w:t xml:space="preserve">One domain which is currently experiencing rapid growth and innovation </w:t>
      </w:r>
      <w:r w:rsidR="00342632">
        <w:rPr>
          <w:rFonts w:ascii="Arial" w:hAnsi="Arial" w:cs="Arial"/>
          <w:color w:val="000000"/>
          <w:sz w:val="22"/>
          <w:szCs w:val="22"/>
        </w:rPr>
        <w:t xml:space="preserve">is </w:t>
      </w:r>
      <w:r>
        <w:rPr>
          <w:rFonts w:ascii="Arial" w:hAnsi="Arial" w:cs="Arial"/>
          <w:color w:val="000000"/>
          <w:sz w:val="22"/>
          <w:szCs w:val="22"/>
        </w:rPr>
        <w:t>blockchain</w:t>
      </w:r>
      <w:r w:rsidR="00824A50">
        <w:rPr>
          <w:rFonts w:ascii="Arial" w:hAnsi="Arial" w:cs="Arial"/>
          <w:color w:val="000000"/>
          <w:sz w:val="22"/>
          <w:szCs w:val="22"/>
        </w:rPr>
        <w:t>, primarily</w:t>
      </w:r>
      <w:ins w:id="8" w:author="PJ O'Kane" w:date="2018-11-28T10:59:00Z">
        <w:r w:rsidR="00C93486">
          <w:rPr>
            <w:rFonts w:ascii="Arial" w:hAnsi="Arial" w:cs="Arial"/>
            <w:color w:val="000000"/>
            <w:sz w:val="22"/>
            <w:szCs w:val="22"/>
          </w:rPr>
          <w:t xml:space="preserve"> </w:t>
        </w:r>
      </w:ins>
      <w:r w:rsidR="003F0D59">
        <w:rPr>
          <w:rFonts w:ascii="Arial" w:hAnsi="Arial" w:cs="Arial"/>
          <w:color w:val="000000"/>
          <w:sz w:val="22"/>
          <w:szCs w:val="22"/>
        </w:rPr>
        <w:t>peer-to-peer</w:t>
      </w:r>
      <w:r>
        <w:rPr>
          <w:rFonts w:ascii="Arial" w:hAnsi="Arial" w:cs="Arial"/>
          <w:color w:val="000000"/>
          <w:sz w:val="22"/>
          <w:szCs w:val="22"/>
        </w:rPr>
        <w:t xml:space="preserve"> cryptocurrency sys</w:t>
      </w:r>
      <w:r w:rsidRPr="000B507B">
        <w:rPr>
          <w:rFonts w:ascii="Arial" w:hAnsi="Arial" w:cs="Arial"/>
          <w:color w:val="000000"/>
          <w:sz w:val="22"/>
          <w:szCs w:val="22"/>
        </w:rPr>
        <w:t>tems</w:t>
      </w:r>
      <w:r w:rsidR="00B342D1">
        <w:rPr>
          <w:rFonts w:ascii="Arial" w:hAnsi="Arial" w:cs="Arial"/>
          <w:color w:val="000000"/>
          <w:sz w:val="22"/>
          <w:szCs w:val="22"/>
        </w:rPr>
        <w:t xml:space="preserve"> built on </w:t>
      </w:r>
      <w:r w:rsidR="00011583">
        <w:rPr>
          <w:rFonts w:ascii="Arial" w:hAnsi="Arial" w:cs="Arial"/>
          <w:color w:val="000000"/>
          <w:sz w:val="22"/>
          <w:szCs w:val="22"/>
        </w:rPr>
        <w:t>p</w:t>
      </w:r>
      <w:r w:rsidR="00B342D1">
        <w:rPr>
          <w:rFonts w:ascii="Arial" w:hAnsi="Arial" w:cs="Arial"/>
          <w:color w:val="000000"/>
          <w:sz w:val="22"/>
          <w:szCs w:val="22"/>
        </w:rPr>
        <w:t>ublic blockchains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. Just as traditional </w:t>
      </w:r>
      <w:r>
        <w:rPr>
          <w:rFonts w:ascii="Arial" w:hAnsi="Arial" w:cs="Arial"/>
          <w:color w:val="000000"/>
          <w:sz w:val="22"/>
          <w:szCs w:val="22"/>
        </w:rPr>
        <w:t>fi</w:t>
      </w:r>
      <w:r w:rsidRPr="000B507B">
        <w:rPr>
          <w:rFonts w:ascii="Arial" w:hAnsi="Arial" w:cs="Arial"/>
          <w:color w:val="000000"/>
          <w:sz w:val="22"/>
          <w:szCs w:val="22"/>
        </w:rPr>
        <w:t>nancial institutions in the past faced scal</w:t>
      </w:r>
      <w:r w:rsidR="00342632">
        <w:rPr>
          <w:rFonts w:ascii="Arial" w:hAnsi="Arial" w:cs="Arial"/>
          <w:color w:val="000000"/>
          <w:sz w:val="22"/>
          <w:szCs w:val="22"/>
        </w:rPr>
        <w:t xml:space="preserve">ing challenges, cryptocurrency </w:t>
      </w:r>
      <w:r w:rsidRPr="000B507B">
        <w:rPr>
          <w:rFonts w:ascii="Arial" w:hAnsi="Arial" w:cs="Arial"/>
          <w:color w:val="000000"/>
          <w:sz w:val="22"/>
          <w:szCs w:val="22"/>
        </w:rPr>
        <w:t>businesses, such as exchanges</w:t>
      </w:r>
      <w:r w:rsidR="003D5502">
        <w:rPr>
          <w:rFonts w:ascii="Arial" w:hAnsi="Arial" w:cs="Arial"/>
          <w:color w:val="000000"/>
          <w:sz w:val="22"/>
          <w:szCs w:val="22"/>
        </w:rPr>
        <w:t xml:space="preserve"> a</w:t>
      </w:r>
      <w:r w:rsidR="00E4637E">
        <w:rPr>
          <w:rFonts w:ascii="Arial" w:hAnsi="Arial" w:cs="Arial"/>
          <w:color w:val="000000"/>
          <w:sz w:val="22"/>
          <w:szCs w:val="22"/>
        </w:rPr>
        <w:t>n</w:t>
      </w:r>
      <w:r w:rsidR="003D5502">
        <w:rPr>
          <w:rFonts w:ascii="Arial" w:hAnsi="Arial" w:cs="Arial"/>
          <w:color w:val="000000"/>
          <w:sz w:val="22"/>
          <w:szCs w:val="22"/>
        </w:rPr>
        <w:t>d wallet providers</w:t>
      </w:r>
      <w:r w:rsidRPr="000B507B">
        <w:rPr>
          <w:rFonts w:ascii="Arial" w:hAnsi="Arial" w:cs="Arial"/>
          <w:color w:val="000000"/>
          <w:sz w:val="22"/>
          <w:szCs w:val="22"/>
        </w:rPr>
        <w:t>, face many of the same growing pain</w:t>
      </w:r>
      <w:r>
        <w:rPr>
          <w:rFonts w:ascii="Arial" w:hAnsi="Arial" w:cs="Arial"/>
          <w:color w:val="000000"/>
          <w:sz w:val="22"/>
          <w:szCs w:val="22"/>
        </w:rPr>
        <w:t>s associated with</w:t>
      </w:r>
      <w:r w:rsidR="00F80DC6">
        <w:rPr>
          <w:rFonts w:ascii="Arial" w:hAnsi="Arial" w:cs="Arial"/>
          <w:color w:val="000000"/>
          <w:sz w:val="22"/>
          <w:szCs w:val="22"/>
        </w:rPr>
        <w:t xml:space="preserve"> an</w:t>
      </w:r>
      <w:r>
        <w:rPr>
          <w:rFonts w:ascii="Arial" w:hAnsi="Arial" w:cs="Arial"/>
          <w:color w:val="000000"/>
          <w:sz w:val="22"/>
          <w:szCs w:val="22"/>
        </w:rPr>
        <w:t xml:space="preserve"> increas</w:t>
      </w:r>
      <w:r w:rsidR="004D7952">
        <w:rPr>
          <w:rFonts w:ascii="Arial" w:hAnsi="Arial" w:cs="Arial"/>
          <w:color w:val="000000"/>
          <w:sz w:val="22"/>
          <w:szCs w:val="22"/>
        </w:rPr>
        <w:t>ing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F80DC6">
        <w:rPr>
          <w:rFonts w:ascii="Arial" w:hAnsi="Arial" w:cs="Arial"/>
          <w:color w:val="000000"/>
          <w:sz w:val="22"/>
          <w:szCs w:val="22"/>
        </w:rPr>
        <w:t>user base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. </w:t>
      </w:r>
      <w:r w:rsidR="009312D2">
        <w:rPr>
          <w:rFonts w:ascii="Arial" w:hAnsi="Arial" w:cs="Arial"/>
          <w:color w:val="000000"/>
          <w:sz w:val="22"/>
          <w:szCs w:val="22"/>
        </w:rPr>
        <w:t>Kx</w:t>
      </w:r>
      <w:r w:rsidR="008C64B2">
        <w:rPr>
          <w:rFonts w:ascii="Arial" w:hAnsi="Arial" w:cs="Arial"/>
          <w:color w:val="000000"/>
          <w:sz w:val="22"/>
          <w:szCs w:val="22"/>
        </w:rPr>
        <w:t xml:space="preserve"> technology can help meet </w:t>
      </w:r>
      <w:r w:rsidR="003F0D59">
        <w:rPr>
          <w:rFonts w:ascii="Arial" w:hAnsi="Arial" w:cs="Arial"/>
          <w:color w:val="000000"/>
          <w:sz w:val="22"/>
          <w:szCs w:val="22"/>
        </w:rPr>
        <w:t xml:space="preserve">these </w:t>
      </w:r>
      <w:r w:rsidR="008C64B2">
        <w:rPr>
          <w:rFonts w:ascii="Arial" w:hAnsi="Arial" w:cs="Arial"/>
          <w:color w:val="000000"/>
          <w:sz w:val="22"/>
          <w:szCs w:val="22"/>
        </w:rPr>
        <w:t>challenges</w:t>
      </w:r>
      <w:r w:rsidR="003F0D59">
        <w:rPr>
          <w:rFonts w:ascii="Arial" w:hAnsi="Arial" w:cs="Arial"/>
          <w:color w:val="000000"/>
          <w:sz w:val="22"/>
          <w:szCs w:val="22"/>
        </w:rPr>
        <w:t xml:space="preserve"> and deliver scalability confidence</w:t>
      </w:r>
      <w:r w:rsidR="008C64B2">
        <w:rPr>
          <w:rFonts w:ascii="Arial" w:hAnsi="Arial" w:cs="Arial"/>
          <w:color w:val="000000"/>
          <w:sz w:val="22"/>
          <w:szCs w:val="22"/>
        </w:rPr>
        <w:t>.</w:t>
      </w:r>
      <w:r w:rsidR="00FF19F3">
        <w:rPr>
          <w:rFonts w:ascii="Arial" w:hAnsi="Arial" w:cs="Arial"/>
          <w:color w:val="000000"/>
          <w:sz w:val="22"/>
          <w:szCs w:val="22"/>
        </w:rPr>
        <w:t xml:space="preserve"> 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As a case in point, kdb+ </w:t>
      </w:r>
      <w:r w:rsidR="008F6FCD">
        <w:rPr>
          <w:rFonts w:ascii="Arial" w:hAnsi="Arial" w:cs="Arial"/>
          <w:color w:val="000000"/>
          <w:sz w:val="22"/>
          <w:szCs w:val="22"/>
        </w:rPr>
        <w:t>is currently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utili</w:t>
      </w:r>
      <w:r w:rsidR="00C93486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ed</w:t>
      </w:r>
      <w:r w:rsidR="008C64B2">
        <w:rPr>
          <w:rFonts w:ascii="Arial" w:hAnsi="Arial" w:cs="Arial"/>
          <w:color w:val="000000"/>
          <w:sz w:val="22"/>
          <w:szCs w:val="22"/>
        </w:rPr>
        <w:t xml:space="preserve"> to meet the</w:t>
      </w:r>
      <w:r w:rsidR="008F6FCD">
        <w:rPr>
          <w:rFonts w:ascii="Arial" w:hAnsi="Arial" w:cs="Arial"/>
          <w:color w:val="000000"/>
          <w:sz w:val="22"/>
          <w:szCs w:val="22"/>
        </w:rPr>
        <w:t>se</w:t>
      </w:r>
      <w:r w:rsidR="008C64B2">
        <w:rPr>
          <w:rFonts w:ascii="Arial" w:hAnsi="Arial" w:cs="Arial"/>
          <w:color w:val="000000"/>
          <w:sz w:val="22"/>
          <w:szCs w:val="22"/>
        </w:rPr>
        <w:t xml:space="preserve"> scaling demands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at the </w:t>
      </w:r>
      <w:r w:rsidR="00AA3EA1">
        <w:rPr>
          <w:rFonts w:ascii="Arial" w:hAnsi="Arial" w:cs="Arial"/>
          <w:noProof/>
          <w:color w:val="000000"/>
          <w:sz w:val="22"/>
          <w:szCs w:val="22"/>
        </w:rPr>
        <w:t>Bitcoin-</w:t>
      </w:r>
      <w:r w:rsidRPr="00155CE5">
        <w:rPr>
          <w:rFonts w:ascii="Arial" w:hAnsi="Arial" w:cs="Arial"/>
          <w:noProof/>
          <w:color w:val="000000"/>
          <w:sz w:val="22"/>
          <w:szCs w:val="22"/>
        </w:rPr>
        <w:t>denominated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trading</w:t>
      </w:r>
      <w:r w:rsidR="008C64B2">
        <w:rPr>
          <w:rFonts w:ascii="Arial" w:hAnsi="Arial" w:cs="Arial"/>
          <w:color w:val="000000"/>
          <w:sz w:val="22"/>
          <w:szCs w:val="22"/>
        </w:rPr>
        <w:t xml:space="preserve"> 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platform, </w:t>
      </w:r>
      <w:hyperlink r:id="rId9" w:history="1">
        <w:r w:rsidRPr="00090FF3">
          <w:rPr>
            <w:rStyle w:val="Hyperlink"/>
            <w:rFonts w:ascii="Arial" w:hAnsi="Arial" w:cs="Arial"/>
            <w:sz w:val="22"/>
            <w:szCs w:val="22"/>
          </w:rPr>
          <w:t>BitMEX</w:t>
        </w:r>
      </w:hyperlink>
      <w:r w:rsidRPr="000B507B">
        <w:rPr>
          <w:rFonts w:ascii="Arial" w:hAnsi="Arial" w:cs="Arial"/>
          <w:color w:val="000000"/>
          <w:sz w:val="22"/>
          <w:szCs w:val="22"/>
        </w:rPr>
        <w:t xml:space="preserve">, one of the fastest growing </w:t>
      </w:r>
      <w:r w:rsidR="0020699B">
        <w:rPr>
          <w:rFonts w:ascii="Arial" w:hAnsi="Arial" w:cs="Arial"/>
          <w:color w:val="000000"/>
          <w:sz w:val="22"/>
          <w:szCs w:val="22"/>
        </w:rPr>
        <w:t xml:space="preserve">cryptocurrency 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exchanges in the </w:t>
      </w:r>
      <w:r w:rsidR="004D7952">
        <w:rPr>
          <w:rFonts w:ascii="Arial" w:hAnsi="Arial" w:cs="Arial"/>
          <w:color w:val="000000"/>
          <w:sz w:val="22"/>
          <w:szCs w:val="22"/>
        </w:rPr>
        <w:t>w</w:t>
      </w:r>
      <w:r w:rsidR="00090FF3">
        <w:rPr>
          <w:rFonts w:ascii="Arial" w:hAnsi="Arial" w:cs="Arial"/>
          <w:color w:val="000000"/>
          <w:sz w:val="22"/>
          <w:szCs w:val="22"/>
        </w:rPr>
        <w:t>orld</w:t>
      </w:r>
      <w:r w:rsidRPr="000B507B">
        <w:rPr>
          <w:rFonts w:ascii="Arial" w:hAnsi="Arial" w:cs="Arial"/>
          <w:color w:val="000000"/>
          <w:sz w:val="22"/>
          <w:szCs w:val="22"/>
        </w:rPr>
        <w:t>.</w:t>
      </w:r>
      <w:r w:rsidR="00B75EDF">
        <w:rPr>
          <w:rFonts w:ascii="Arial" w:hAnsi="Arial" w:cs="Arial"/>
          <w:color w:val="000000"/>
          <w:sz w:val="22"/>
          <w:szCs w:val="22"/>
        </w:rPr>
        <w:t xml:space="preserve"> In addition, in the </w:t>
      </w:r>
      <w:r w:rsidR="00527B90">
        <w:rPr>
          <w:rFonts w:ascii="Arial" w:hAnsi="Arial" w:cs="Arial"/>
          <w:color w:val="000000"/>
          <w:sz w:val="22"/>
          <w:szCs w:val="22"/>
        </w:rPr>
        <w:t>area</w:t>
      </w:r>
      <w:r w:rsidR="00B75EDF">
        <w:rPr>
          <w:rFonts w:ascii="Arial" w:hAnsi="Arial" w:cs="Arial"/>
          <w:color w:val="000000"/>
          <w:sz w:val="22"/>
          <w:szCs w:val="22"/>
        </w:rPr>
        <w:t xml:space="preserve"> of private blockchain</w:t>
      </w:r>
      <w:r w:rsidR="00EB5F67">
        <w:rPr>
          <w:rFonts w:ascii="Arial" w:hAnsi="Arial" w:cs="Arial"/>
          <w:color w:val="000000"/>
          <w:sz w:val="22"/>
          <w:szCs w:val="22"/>
        </w:rPr>
        <w:t xml:space="preserve"> based</w:t>
      </w:r>
      <w:r w:rsidR="00ED2FAB">
        <w:rPr>
          <w:rFonts w:ascii="Arial" w:hAnsi="Arial" w:cs="Arial"/>
          <w:color w:val="000000"/>
          <w:sz w:val="22"/>
          <w:szCs w:val="22"/>
        </w:rPr>
        <w:t xml:space="preserve"> </w:t>
      </w:r>
      <w:r w:rsidR="00527B90">
        <w:rPr>
          <w:rFonts w:ascii="Arial" w:hAnsi="Arial" w:cs="Arial"/>
          <w:color w:val="000000"/>
          <w:sz w:val="22"/>
          <w:szCs w:val="22"/>
        </w:rPr>
        <w:t>development</w:t>
      </w:r>
      <w:r w:rsidR="00B75EDF">
        <w:rPr>
          <w:rFonts w:ascii="Arial" w:hAnsi="Arial" w:cs="Arial"/>
          <w:color w:val="000000"/>
          <w:sz w:val="22"/>
          <w:szCs w:val="22"/>
        </w:rPr>
        <w:t xml:space="preserve">, kdb+ has been incorporated alongside the post-trade processing application </w:t>
      </w:r>
      <w:hyperlink r:id="rId10" w:history="1">
        <w:r w:rsidR="00B75EDF" w:rsidRPr="00ED2FAB">
          <w:rPr>
            <w:rStyle w:val="Hyperlink"/>
            <w:rFonts w:ascii="Arial" w:hAnsi="Arial" w:cs="Arial"/>
            <w:sz w:val="22"/>
            <w:szCs w:val="22"/>
          </w:rPr>
          <w:t>Babylon</w:t>
        </w:r>
      </w:hyperlink>
      <w:r w:rsidR="00B75EDF">
        <w:rPr>
          <w:rFonts w:ascii="Arial" w:hAnsi="Arial" w:cs="Arial"/>
          <w:color w:val="000000"/>
          <w:sz w:val="22"/>
          <w:szCs w:val="22"/>
        </w:rPr>
        <w:t>, developed by Cobalt DL, to provide fast data processing.</w:t>
      </w:r>
      <w:r w:rsidR="003175C7">
        <w:rPr>
          <w:rFonts w:ascii="Arial" w:hAnsi="Arial" w:cs="Arial"/>
          <w:color w:val="000000"/>
          <w:sz w:val="22"/>
          <w:szCs w:val="22"/>
        </w:rPr>
        <w:t xml:space="preserve"> Such integrations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are part of a broader strategy to integrate kdb+ </w:t>
      </w:r>
      <w:r w:rsidR="00342632">
        <w:rPr>
          <w:rFonts w:ascii="Arial" w:hAnsi="Arial" w:cs="Arial"/>
          <w:color w:val="000000"/>
          <w:sz w:val="22"/>
          <w:szCs w:val="22"/>
        </w:rPr>
        <w:t>with</w:t>
      </w:r>
      <w:r w:rsidR="003175C7">
        <w:rPr>
          <w:rFonts w:ascii="Arial" w:hAnsi="Arial" w:cs="Arial"/>
          <w:color w:val="000000"/>
          <w:sz w:val="22"/>
          <w:szCs w:val="22"/>
        </w:rPr>
        <w:t xml:space="preserve"> blockchain</w:t>
      </w:r>
      <w:r w:rsidR="0054459F">
        <w:rPr>
          <w:rFonts w:ascii="Arial" w:hAnsi="Arial" w:cs="Arial"/>
          <w:color w:val="000000"/>
          <w:sz w:val="22"/>
          <w:szCs w:val="22"/>
        </w:rPr>
        <w:t xml:space="preserve"> related applications and services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which </w:t>
      </w:r>
      <w:r w:rsidR="0054459F">
        <w:rPr>
          <w:rFonts w:ascii="Arial" w:hAnsi="Arial" w:cs="Arial"/>
          <w:color w:val="000000"/>
          <w:sz w:val="22"/>
          <w:szCs w:val="22"/>
        </w:rPr>
        <w:t>are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increasingly likely to play a major role in the evolution of Fin</w:t>
      </w:r>
      <w:r w:rsidR="007502D8">
        <w:rPr>
          <w:rFonts w:ascii="Arial" w:hAnsi="Arial" w:cs="Arial"/>
          <w:color w:val="000000"/>
          <w:sz w:val="22"/>
          <w:szCs w:val="22"/>
        </w:rPr>
        <w:t>ancial technology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in the coming years.</w:t>
      </w:r>
      <w:r w:rsidR="00B75EDF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8C590A3" w14:textId="2E4AA00C" w:rsidR="00641A54" w:rsidRPr="000B507B" w:rsidRDefault="00641A54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3846575" w14:textId="119C3D4A" w:rsidR="004D7952" w:rsidRDefault="000B507B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0B507B">
        <w:rPr>
          <w:rFonts w:ascii="Arial" w:hAnsi="Arial" w:cs="Arial"/>
          <w:color w:val="000000"/>
          <w:sz w:val="22"/>
          <w:szCs w:val="22"/>
        </w:rPr>
        <w:t>As part of th</w:t>
      </w:r>
      <w:r w:rsidR="00FF19F3">
        <w:rPr>
          <w:rFonts w:ascii="Arial" w:hAnsi="Arial" w:cs="Arial"/>
          <w:color w:val="000000"/>
          <w:sz w:val="22"/>
          <w:szCs w:val="22"/>
        </w:rPr>
        <w:t>e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exploration into blockchain, this pape</w:t>
      </w:r>
      <w:r w:rsidR="00244330">
        <w:rPr>
          <w:rFonts w:ascii="Arial" w:hAnsi="Arial" w:cs="Arial"/>
          <w:color w:val="000000"/>
          <w:sz w:val="22"/>
          <w:szCs w:val="22"/>
        </w:rPr>
        <w:t>r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r w:rsidR="00244330">
        <w:rPr>
          <w:rFonts w:ascii="Arial" w:hAnsi="Arial" w:cs="Arial"/>
          <w:color w:val="000000"/>
          <w:sz w:val="22"/>
          <w:szCs w:val="22"/>
        </w:rPr>
        <w:t>focuses on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the </w:t>
      </w:r>
      <w:r w:rsidR="00004E39">
        <w:rPr>
          <w:rFonts w:ascii="Arial" w:hAnsi="Arial" w:cs="Arial"/>
          <w:color w:val="000000"/>
          <w:sz w:val="22"/>
          <w:szCs w:val="22"/>
        </w:rPr>
        <w:t>important</w:t>
      </w:r>
      <w:r w:rsidRPr="000B507B">
        <w:rPr>
          <w:rFonts w:ascii="Arial" w:hAnsi="Arial" w:cs="Arial"/>
          <w:color w:val="000000"/>
          <w:sz w:val="22"/>
          <w:szCs w:val="22"/>
        </w:rPr>
        <w:t xml:space="preserve"> area of blockchain explorer </w:t>
      </w:r>
      <w:r w:rsidR="00342632" w:rsidRPr="000B507B">
        <w:rPr>
          <w:rFonts w:ascii="Arial" w:hAnsi="Arial" w:cs="Arial"/>
          <w:color w:val="000000"/>
          <w:sz w:val="22"/>
          <w:szCs w:val="22"/>
        </w:rPr>
        <w:t>technology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 which provides a convenient means for users to monitor </w:t>
      </w:r>
      <w:r w:rsidR="00051847">
        <w:rPr>
          <w:rFonts w:ascii="Arial" w:hAnsi="Arial" w:cs="Arial"/>
          <w:color w:val="000000"/>
          <w:sz w:val="22"/>
          <w:szCs w:val="22"/>
        </w:rPr>
        <w:t xml:space="preserve">their </w:t>
      </w:r>
      <w:r w:rsidR="007F2EAA">
        <w:rPr>
          <w:rFonts w:ascii="Arial" w:hAnsi="Arial" w:cs="Arial"/>
          <w:color w:val="000000"/>
          <w:sz w:val="22"/>
          <w:szCs w:val="22"/>
        </w:rPr>
        <w:t xml:space="preserve">cryptocurrency </w:t>
      </w:r>
      <w:r w:rsidR="00051847">
        <w:rPr>
          <w:rFonts w:ascii="Arial" w:hAnsi="Arial" w:cs="Arial"/>
          <w:color w:val="000000"/>
          <w:sz w:val="22"/>
          <w:szCs w:val="22"/>
        </w:rPr>
        <w:t xml:space="preserve">transactions and </w:t>
      </w:r>
      <w:r w:rsidR="00720A4D">
        <w:rPr>
          <w:rFonts w:ascii="Arial" w:hAnsi="Arial" w:cs="Arial"/>
          <w:color w:val="000000"/>
          <w:sz w:val="22"/>
          <w:szCs w:val="22"/>
        </w:rPr>
        <w:t>funds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, </w:t>
      </w:r>
      <w:r w:rsidR="007A5FDE">
        <w:rPr>
          <w:rFonts w:ascii="Arial" w:hAnsi="Arial" w:cs="Arial"/>
          <w:color w:val="000000"/>
          <w:sz w:val="22"/>
          <w:szCs w:val="22"/>
        </w:rPr>
        <w:t>while also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 provid</w:t>
      </w:r>
      <w:r w:rsidR="007A5FDE">
        <w:rPr>
          <w:rFonts w:ascii="Arial" w:hAnsi="Arial" w:cs="Arial"/>
          <w:color w:val="000000"/>
          <w:sz w:val="22"/>
          <w:szCs w:val="22"/>
        </w:rPr>
        <w:t xml:space="preserve">ing </w:t>
      </w:r>
      <w:r w:rsidR="00720A4D">
        <w:rPr>
          <w:rFonts w:ascii="Arial" w:hAnsi="Arial" w:cs="Arial"/>
          <w:color w:val="000000"/>
          <w:sz w:val="22"/>
          <w:szCs w:val="22"/>
        </w:rPr>
        <w:t>insightful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 metrics on the </w:t>
      </w:r>
      <w:r w:rsidR="00051847">
        <w:rPr>
          <w:rFonts w:ascii="Arial" w:hAnsi="Arial" w:cs="Arial"/>
          <w:color w:val="000000"/>
          <w:sz w:val="22"/>
          <w:szCs w:val="22"/>
        </w:rPr>
        <w:t xml:space="preserve">overall 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state of </w:t>
      </w:r>
      <w:r w:rsidR="00987DE7">
        <w:rPr>
          <w:rFonts w:ascii="Arial" w:hAnsi="Arial" w:cs="Arial"/>
          <w:color w:val="000000"/>
          <w:sz w:val="22"/>
          <w:szCs w:val="22"/>
        </w:rPr>
        <w:t>a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 network, such as the number of transactions occurring per block, the number of unique</w:t>
      </w:r>
      <w:r w:rsidR="00720A4D">
        <w:rPr>
          <w:rFonts w:ascii="Arial" w:hAnsi="Arial" w:cs="Arial"/>
          <w:color w:val="000000"/>
          <w:sz w:val="22"/>
          <w:szCs w:val="22"/>
        </w:rPr>
        <w:t>/active</w:t>
      </w:r>
      <w:r w:rsidR="00BB65D8">
        <w:rPr>
          <w:rFonts w:ascii="Arial" w:hAnsi="Arial" w:cs="Arial"/>
          <w:color w:val="000000"/>
          <w:sz w:val="22"/>
          <w:szCs w:val="22"/>
        </w:rPr>
        <w:t xml:space="preserve"> addresses</w:t>
      </w:r>
      <w:r w:rsidR="00AF5DF1">
        <w:rPr>
          <w:rFonts w:ascii="Arial" w:hAnsi="Arial" w:cs="Arial"/>
          <w:color w:val="000000"/>
          <w:sz w:val="22"/>
          <w:szCs w:val="22"/>
        </w:rPr>
        <w:t xml:space="preserve">, the </w:t>
      </w:r>
      <w:r w:rsidR="00BB65D8">
        <w:rPr>
          <w:rFonts w:ascii="Arial" w:hAnsi="Arial" w:cs="Arial"/>
          <w:color w:val="000000"/>
          <w:sz w:val="22"/>
          <w:szCs w:val="22"/>
        </w:rPr>
        <w:t>volumes of currency being transacted</w:t>
      </w:r>
      <w:r w:rsidR="00AF5DF1">
        <w:rPr>
          <w:rFonts w:ascii="Arial" w:hAnsi="Arial" w:cs="Arial"/>
          <w:color w:val="000000"/>
          <w:sz w:val="22"/>
          <w:szCs w:val="22"/>
        </w:rPr>
        <w:t xml:space="preserve"> and the</w:t>
      </w:r>
      <w:r w:rsidR="0032455B">
        <w:rPr>
          <w:rFonts w:ascii="Arial" w:hAnsi="Arial" w:cs="Arial"/>
          <w:color w:val="000000"/>
          <w:sz w:val="22"/>
          <w:szCs w:val="22"/>
        </w:rPr>
        <w:t xml:space="preserve"> mining</w:t>
      </w:r>
      <w:r w:rsidR="00AF5DF1">
        <w:rPr>
          <w:rFonts w:ascii="Arial" w:hAnsi="Arial" w:cs="Arial"/>
          <w:color w:val="000000"/>
          <w:sz w:val="22"/>
          <w:szCs w:val="22"/>
        </w:rPr>
        <w:t xml:space="preserve"> </w:t>
      </w:r>
      <w:r w:rsidR="00AF5DF1" w:rsidRPr="00155CE5">
        <w:rPr>
          <w:rFonts w:ascii="Arial" w:hAnsi="Arial" w:cs="Arial"/>
          <w:noProof/>
          <w:color w:val="000000"/>
          <w:sz w:val="22"/>
          <w:szCs w:val="22"/>
        </w:rPr>
        <w:t>hash</w:t>
      </w:r>
      <w:r w:rsidR="00AF5DF1">
        <w:rPr>
          <w:rFonts w:ascii="Arial" w:hAnsi="Arial" w:cs="Arial"/>
          <w:color w:val="000000"/>
          <w:sz w:val="22"/>
          <w:szCs w:val="22"/>
        </w:rPr>
        <w:t xml:space="preserve"> rate</w:t>
      </w:r>
      <w:r w:rsidR="0032455B">
        <w:rPr>
          <w:rFonts w:ascii="Arial" w:hAnsi="Arial" w:cs="Arial"/>
          <w:color w:val="000000"/>
          <w:sz w:val="22"/>
          <w:szCs w:val="22"/>
        </w:rPr>
        <w:t xml:space="preserve">, </w:t>
      </w:r>
      <w:r w:rsidR="00A81E72">
        <w:rPr>
          <w:rFonts w:ascii="Arial" w:hAnsi="Arial" w:cs="Arial"/>
          <w:color w:val="000000"/>
          <w:sz w:val="22"/>
          <w:szCs w:val="22"/>
        </w:rPr>
        <w:t>to mention a few</w:t>
      </w:r>
      <w:r w:rsidR="00BB65D8">
        <w:rPr>
          <w:rFonts w:ascii="Arial" w:hAnsi="Arial" w:cs="Arial"/>
          <w:color w:val="000000"/>
          <w:sz w:val="22"/>
          <w:szCs w:val="22"/>
        </w:rPr>
        <w:t>.</w:t>
      </w:r>
      <w:r w:rsidR="00342632" w:rsidRPr="000B507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ECD46D8" w14:textId="77777777" w:rsidR="004D7952" w:rsidRDefault="004D7952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8D7B540" w14:textId="4D84515A" w:rsidR="00F423BA" w:rsidRDefault="00BB65D8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paper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r w:rsidR="00CF2CB6">
        <w:rPr>
          <w:rFonts w:ascii="Arial" w:hAnsi="Arial" w:cs="Arial"/>
          <w:color w:val="000000"/>
          <w:sz w:val="22"/>
          <w:szCs w:val="22"/>
        </w:rPr>
        <w:t>ex</w:t>
      </w:r>
      <w:r w:rsidR="00F423BA">
        <w:rPr>
          <w:rFonts w:ascii="Arial" w:hAnsi="Arial" w:cs="Arial"/>
          <w:color w:val="000000"/>
          <w:sz w:val="22"/>
          <w:szCs w:val="22"/>
        </w:rPr>
        <w:t xml:space="preserve">amines how a simple blockchain explorer can be constructed using kdb+ </w:t>
      </w:r>
      <w:r w:rsidR="00244330">
        <w:rPr>
          <w:rFonts w:ascii="Arial" w:hAnsi="Arial" w:cs="Arial"/>
          <w:color w:val="000000"/>
          <w:sz w:val="22"/>
          <w:szCs w:val="22"/>
        </w:rPr>
        <w:t>to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efficiently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store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and </w:t>
      </w:r>
      <w:r w:rsidR="00F423BA">
        <w:rPr>
          <w:rFonts w:ascii="Arial" w:hAnsi="Arial" w:cs="Arial"/>
          <w:color w:val="000000"/>
          <w:sz w:val="22"/>
          <w:szCs w:val="22"/>
        </w:rPr>
        <w:t>query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over </w:t>
      </w:r>
      <w:r w:rsidR="00DB3260">
        <w:rPr>
          <w:rFonts w:ascii="Arial" w:hAnsi="Arial" w:cs="Arial"/>
          <w:color w:val="000000"/>
          <w:sz w:val="22"/>
          <w:szCs w:val="22"/>
        </w:rPr>
        <w:t>nine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</w:t>
      </w:r>
      <w:r w:rsidR="00BE0840">
        <w:rPr>
          <w:rFonts w:ascii="Arial" w:hAnsi="Arial" w:cs="Arial"/>
          <w:color w:val="000000"/>
          <w:sz w:val="22"/>
          <w:szCs w:val="22"/>
        </w:rPr>
        <w:t xml:space="preserve">years’ worth of </w:t>
      </w:r>
      <w:r w:rsidR="00244330">
        <w:rPr>
          <w:rFonts w:ascii="Arial" w:hAnsi="Arial" w:cs="Arial"/>
          <w:color w:val="000000"/>
          <w:sz w:val="22"/>
          <w:szCs w:val="22"/>
        </w:rPr>
        <w:t>Bitcoin transactions</w:t>
      </w:r>
      <w:r w:rsidR="0054459F">
        <w:rPr>
          <w:rFonts w:ascii="Arial" w:hAnsi="Arial" w:cs="Arial"/>
          <w:color w:val="000000"/>
          <w:sz w:val="22"/>
          <w:szCs w:val="22"/>
        </w:rPr>
        <w:t>,</w:t>
      </w:r>
      <w:r w:rsidR="00004E39">
        <w:rPr>
          <w:rFonts w:ascii="Arial" w:hAnsi="Arial" w:cs="Arial"/>
          <w:color w:val="000000"/>
          <w:sz w:val="22"/>
          <w:szCs w:val="22"/>
        </w:rPr>
        <w:t xml:space="preserve"> consisting of over half a million</w:t>
      </w:r>
      <w:r w:rsidR="00081E6D">
        <w:rPr>
          <w:rFonts w:ascii="Arial" w:hAnsi="Arial" w:cs="Arial"/>
          <w:color w:val="000000"/>
          <w:sz w:val="22"/>
          <w:szCs w:val="22"/>
        </w:rPr>
        <w:t xml:space="preserve"> validated</w:t>
      </w:r>
      <w:r w:rsidR="00004E39">
        <w:rPr>
          <w:rFonts w:ascii="Arial" w:hAnsi="Arial" w:cs="Arial"/>
          <w:color w:val="000000"/>
          <w:sz w:val="22"/>
          <w:szCs w:val="22"/>
        </w:rPr>
        <w:t xml:space="preserve"> </w:t>
      </w:r>
      <w:r w:rsidR="00F80DC6">
        <w:rPr>
          <w:rFonts w:ascii="Arial" w:hAnsi="Arial" w:cs="Arial"/>
          <w:color w:val="000000"/>
          <w:sz w:val="22"/>
          <w:szCs w:val="22"/>
        </w:rPr>
        <w:t>blocks</w:t>
      </w:r>
      <w:r w:rsidR="00081E6D">
        <w:rPr>
          <w:rFonts w:ascii="Arial" w:hAnsi="Arial" w:cs="Arial"/>
          <w:color w:val="000000"/>
          <w:sz w:val="22"/>
          <w:szCs w:val="22"/>
        </w:rPr>
        <w:t>,</w:t>
      </w:r>
      <w:r w:rsidR="00F80DC6">
        <w:rPr>
          <w:rFonts w:ascii="Arial" w:hAnsi="Arial" w:cs="Arial"/>
          <w:color w:val="000000"/>
          <w:sz w:val="22"/>
          <w:szCs w:val="22"/>
        </w:rPr>
        <w:t xml:space="preserve"> </w:t>
      </w:r>
      <w:r w:rsidR="00081E6D">
        <w:rPr>
          <w:rFonts w:ascii="Arial" w:hAnsi="Arial" w:cs="Arial"/>
          <w:color w:val="000000"/>
          <w:sz w:val="22"/>
          <w:szCs w:val="22"/>
        </w:rPr>
        <w:t>while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making use of</w:t>
      </w:r>
      <w:r w:rsidR="003F0D59">
        <w:rPr>
          <w:rFonts w:ascii="Arial" w:hAnsi="Arial" w:cs="Arial"/>
          <w:color w:val="000000"/>
          <w:sz w:val="22"/>
          <w:szCs w:val="22"/>
        </w:rPr>
        <w:t xml:space="preserve"> native performance enhancing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techniques such as partitioned databases, splayed tables,</w:t>
      </w:r>
      <w:r w:rsidR="00F423BA">
        <w:rPr>
          <w:rFonts w:ascii="Arial" w:hAnsi="Arial" w:cs="Arial"/>
          <w:color w:val="000000"/>
          <w:sz w:val="22"/>
          <w:szCs w:val="22"/>
        </w:rPr>
        <w:t xml:space="preserve"> intraday </w:t>
      </w:r>
      <w:r w:rsidR="00AA3EA1">
        <w:rPr>
          <w:rFonts w:ascii="Arial" w:hAnsi="Arial" w:cs="Arial"/>
          <w:noProof/>
          <w:color w:val="000000"/>
          <w:sz w:val="22"/>
          <w:szCs w:val="22"/>
        </w:rPr>
        <w:t>write-</w:t>
      </w:r>
      <w:r w:rsidR="00F423BA" w:rsidRPr="00155CE5">
        <w:rPr>
          <w:rFonts w:ascii="Arial" w:hAnsi="Arial" w:cs="Arial"/>
          <w:noProof/>
          <w:color w:val="000000"/>
          <w:sz w:val="22"/>
          <w:szCs w:val="22"/>
        </w:rPr>
        <w:t>downs</w:t>
      </w:r>
      <w:r w:rsidR="00F80DC6">
        <w:rPr>
          <w:rFonts w:ascii="Arial" w:hAnsi="Arial" w:cs="Arial"/>
          <w:color w:val="000000"/>
          <w:sz w:val="22"/>
          <w:szCs w:val="22"/>
        </w:rPr>
        <w:t>, in-memory</w:t>
      </w:r>
      <w:r w:rsidR="00004E39">
        <w:rPr>
          <w:rFonts w:ascii="Arial" w:hAnsi="Arial" w:cs="Arial"/>
          <w:color w:val="000000"/>
          <w:sz w:val="22"/>
          <w:szCs w:val="22"/>
        </w:rPr>
        <w:t xml:space="preserve"> table joins</w:t>
      </w:r>
      <w:r w:rsidR="00F423BA">
        <w:rPr>
          <w:rFonts w:ascii="Arial" w:hAnsi="Arial" w:cs="Arial"/>
          <w:color w:val="000000"/>
          <w:sz w:val="22"/>
          <w:szCs w:val="22"/>
        </w:rPr>
        <w:t>,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</w:t>
      </w:r>
      <w:r w:rsidR="00F423BA">
        <w:rPr>
          <w:rFonts w:ascii="Arial" w:hAnsi="Arial" w:cs="Arial"/>
          <w:color w:val="000000"/>
          <w:sz w:val="22"/>
          <w:szCs w:val="22"/>
        </w:rPr>
        <w:t xml:space="preserve">on-disk and in-memory </w:t>
      </w:r>
      <w:r w:rsidR="00867A5E">
        <w:rPr>
          <w:rFonts w:ascii="Arial" w:hAnsi="Arial" w:cs="Arial"/>
          <w:color w:val="000000"/>
          <w:sz w:val="22"/>
          <w:szCs w:val="22"/>
        </w:rPr>
        <w:t>attributes</w:t>
      </w:r>
      <w:r w:rsidR="00F423BA">
        <w:rPr>
          <w:rFonts w:ascii="Arial" w:hAnsi="Arial" w:cs="Arial"/>
          <w:color w:val="000000"/>
          <w:sz w:val="22"/>
          <w:szCs w:val="22"/>
        </w:rPr>
        <w:t>,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and </w:t>
      </w:r>
      <w:r w:rsidR="003B3950">
        <w:rPr>
          <w:rFonts w:ascii="Arial" w:hAnsi="Arial" w:cs="Arial"/>
          <w:color w:val="000000"/>
          <w:sz w:val="22"/>
          <w:szCs w:val="22"/>
        </w:rPr>
        <w:t>optimally</w:t>
      </w:r>
      <w:r w:rsidR="00867A5E">
        <w:rPr>
          <w:rFonts w:ascii="Arial" w:hAnsi="Arial" w:cs="Arial"/>
          <w:color w:val="000000"/>
          <w:sz w:val="22"/>
          <w:szCs w:val="22"/>
        </w:rPr>
        <w:t xml:space="preserve"> structured queries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>.</w:t>
      </w:r>
    </w:p>
    <w:p w14:paraId="08941551" w14:textId="34028BFC" w:rsidR="006C462C" w:rsidRDefault="006C462C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EAB63C" w14:textId="3132C996" w:rsidR="00641A54" w:rsidRPr="000B507B" w:rsidRDefault="00AF5DF1" w:rsidP="000B507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Topics covered include a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brief overview of </w:t>
      </w:r>
      <w:r w:rsidR="00C93486">
        <w:rPr>
          <w:rFonts w:ascii="Arial" w:hAnsi="Arial" w:cs="Arial"/>
          <w:color w:val="000000"/>
          <w:sz w:val="22"/>
          <w:szCs w:val="22"/>
        </w:rPr>
        <w:t xml:space="preserve">the </w:t>
      </w:r>
      <w:r w:rsidR="00244330">
        <w:rPr>
          <w:rFonts w:ascii="Arial" w:hAnsi="Arial" w:cs="Arial"/>
          <w:color w:val="000000"/>
          <w:sz w:val="22"/>
          <w:szCs w:val="22"/>
        </w:rPr>
        <w:t>blockchain database structure</w:t>
      </w:r>
      <w:r w:rsidR="004D7952">
        <w:rPr>
          <w:rFonts w:ascii="Arial" w:hAnsi="Arial" w:cs="Arial"/>
          <w:color w:val="000000"/>
          <w:sz w:val="22"/>
          <w:szCs w:val="22"/>
        </w:rPr>
        <w:t xml:space="preserve"> and the steps required to</w:t>
      </w:r>
      <w:r w:rsidR="00B67EBB">
        <w:rPr>
          <w:rFonts w:ascii="Arial" w:hAnsi="Arial" w:cs="Arial"/>
          <w:color w:val="000000"/>
          <w:sz w:val="22"/>
          <w:szCs w:val="22"/>
        </w:rPr>
        <w:t xml:space="preserve"> install and</w:t>
      </w:r>
      <w:r w:rsidR="004D7952">
        <w:rPr>
          <w:rFonts w:ascii="Arial" w:hAnsi="Arial" w:cs="Arial"/>
          <w:color w:val="000000"/>
          <w:sz w:val="22"/>
          <w:szCs w:val="22"/>
        </w:rPr>
        <w:t xml:space="preserve"> run a Bitcoin full node,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which</w:t>
      </w:r>
      <w:r w:rsidR="004D7952">
        <w:rPr>
          <w:rFonts w:ascii="Arial" w:hAnsi="Arial" w:cs="Arial"/>
          <w:color w:val="000000"/>
          <w:sz w:val="22"/>
          <w:szCs w:val="22"/>
        </w:rPr>
        <w:t xml:space="preserve"> </w:t>
      </w:r>
      <w:r w:rsidR="00B67EBB">
        <w:rPr>
          <w:rFonts w:ascii="Arial" w:hAnsi="Arial" w:cs="Arial"/>
          <w:color w:val="000000"/>
          <w:sz w:val="22"/>
          <w:szCs w:val="22"/>
        </w:rPr>
        <w:t>for this demonstration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is</w:t>
      </w:r>
      <w:r w:rsidR="004D7952">
        <w:rPr>
          <w:rFonts w:ascii="Arial" w:hAnsi="Arial" w:cs="Arial"/>
          <w:color w:val="000000"/>
          <w:sz w:val="22"/>
          <w:szCs w:val="22"/>
        </w:rPr>
        <w:t xml:space="preserve"> required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to retrieve fully validated historical and </w:t>
      </w:r>
      <w:r w:rsidR="00AA3EA1">
        <w:rPr>
          <w:rFonts w:ascii="Arial" w:hAnsi="Arial" w:cs="Arial"/>
          <w:noProof/>
          <w:color w:val="000000"/>
          <w:sz w:val="22"/>
          <w:szCs w:val="22"/>
        </w:rPr>
        <w:t>real-</w:t>
      </w:r>
      <w:r w:rsidR="00244330" w:rsidRPr="00151904">
        <w:rPr>
          <w:rFonts w:ascii="Arial" w:hAnsi="Arial" w:cs="Arial"/>
          <w:noProof/>
          <w:color w:val="000000"/>
          <w:sz w:val="22"/>
          <w:szCs w:val="22"/>
        </w:rPr>
        <w:t>time</w:t>
      </w:r>
      <w:r w:rsidR="00697A9C">
        <w:rPr>
          <w:rFonts w:ascii="Arial" w:hAnsi="Arial" w:cs="Arial"/>
          <w:color w:val="000000"/>
          <w:sz w:val="22"/>
          <w:szCs w:val="22"/>
        </w:rPr>
        <w:t xml:space="preserve"> Bitcoin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 transaction information</w:t>
      </w:r>
      <w:r w:rsidR="00720A4D">
        <w:rPr>
          <w:rFonts w:ascii="Arial" w:hAnsi="Arial" w:cs="Arial"/>
          <w:color w:val="000000"/>
          <w:sz w:val="22"/>
          <w:szCs w:val="22"/>
        </w:rPr>
        <w:t xml:space="preserve"> from the network</w:t>
      </w:r>
      <w:r w:rsidR="00244330">
        <w:rPr>
          <w:rFonts w:ascii="Arial" w:hAnsi="Arial" w:cs="Arial"/>
          <w:color w:val="000000"/>
          <w:sz w:val="22"/>
          <w:szCs w:val="22"/>
        </w:rPr>
        <w:t xml:space="preserve">. </w:t>
      </w:r>
      <w:r w:rsidR="004D7952">
        <w:rPr>
          <w:rFonts w:ascii="Arial" w:hAnsi="Arial" w:cs="Arial"/>
          <w:color w:val="000000"/>
          <w:sz w:val="22"/>
          <w:szCs w:val="22"/>
        </w:rPr>
        <w:t>Examples will be provided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 xml:space="preserve"> t</w:t>
      </w:r>
      <w:r w:rsidR="004D7952">
        <w:rPr>
          <w:rFonts w:ascii="Arial" w:hAnsi="Arial" w:cs="Arial"/>
          <w:color w:val="000000"/>
          <w:sz w:val="22"/>
          <w:szCs w:val="22"/>
        </w:rPr>
        <w:t>o demonstrate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r w:rsidR="00BD568B">
        <w:rPr>
          <w:rFonts w:ascii="Arial" w:hAnsi="Arial" w:cs="Arial"/>
          <w:color w:val="000000"/>
          <w:sz w:val="22"/>
          <w:szCs w:val="22"/>
        </w:rPr>
        <w:t>how a user may be</w:t>
      </w:r>
      <w:r w:rsidR="00CF2CB6">
        <w:rPr>
          <w:rFonts w:ascii="Arial" w:hAnsi="Arial" w:cs="Arial"/>
          <w:color w:val="000000"/>
          <w:sz w:val="22"/>
          <w:szCs w:val="22"/>
        </w:rPr>
        <w:t>gin</w:t>
      </w:r>
      <w:r w:rsidR="00BD568B">
        <w:rPr>
          <w:rFonts w:ascii="Arial" w:hAnsi="Arial" w:cs="Arial"/>
          <w:color w:val="000000"/>
          <w:sz w:val="22"/>
          <w:szCs w:val="22"/>
        </w:rPr>
        <w:t xml:space="preserve"> to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 xml:space="preserve"> </w:t>
      </w:r>
      <w:r w:rsidR="00CF2CB6">
        <w:rPr>
          <w:rFonts w:ascii="Arial" w:hAnsi="Arial" w:cs="Arial"/>
          <w:color w:val="000000"/>
          <w:sz w:val="22"/>
          <w:szCs w:val="22"/>
        </w:rPr>
        <w:t>parse</w:t>
      </w:r>
      <w:r w:rsidR="00BD568B">
        <w:rPr>
          <w:rFonts w:ascii="Arial" w:hAnsi="Arial" w:cs="Arial"/>
          <w:color w:val="000000"/>
          <w:sz w:val="22"/>
          <w:szCs w:val="22"/>
        </w:rPr>
        <w:t xml:space="preserve"> the blockchain with a few simple steps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>,</w:t>
      </w:r>
      <w:r w:rsidR="00CF2CB6">
        <w:rPr>
          <w:rFonts w:ascii="Arial" w:hAnsi="Arial" w:cs="Arial"/>
          <w:color w:val="000000"/>
          <w:sz w:val="22"/>
          <w:szCs w:val="22"/>
        </w:rPr>
        <w:t xml:space="preserve"> converting</w:t>
      </w:r>
      <w:r w:rsidR="0054459F">
        <w:rPr>
          <w:rFonts w:ascii="Arial" w:hAnsi="Arial" w:cs="Arial"/>
          <w:color w:val="000000"/>
          <w:sz w:val="22"/>
          <w:szCs w:val="22"/>
        </w:rPr>
        <w:t xml:space="preserve"> retrieved data</w:t>
      </w:r>
      <w:r w:rsidR="00CF2CB6">
        <w:rPr>
          <w:rFonts w:ascii="Arial" w:hAnsi="Arial" w:cs="Arial"/>
          <w:color w:val="000000"/>
          <w:sz w:val="22"/>
          <w:szCs w:val="22"/>
        </w:rPr>
        <w:t xml:space="preserve"> to </w:t>
      </w:r>
      <w:r w:rsidR="00CF2CB6" w:rsidRPr="00151904">
        <w:rPr>
          <w:rFonts w:ascii="Arial" w:hAnsi="Arial" w:cs="Arial"/>
          <w:noProof/>
          <w:color w:val="000000"/>
          <w:sz w:val="22"/>
          <w:szCs w:val="22"/>
        </w:rPr>
        <w:t>kdb+</w:t>
      </w:r>
      <w:r w:rsidR="00CF2CB6">
        <w:rPr>
          <w:rFonts w:ascii="Arial" w:hAnsi="Arial" w:cs="Arial"/>
          <w:color w:val="000000"/>
          <w:sz w:val="22"/>
          <w:szCs w:val="22"/>
        </w:rPr>
        <w:t xml:space="preserve"> format </w:t>
      </w:r>
      <w:r w:rsidR="00EA7E5F">
        <w:rPr>
          <w:rFonts w:ascii="Arial" w:hAnsi="Arial" w:cs="Arial"/>
          <w:color w:val="000000"/>
          <w:sz w:val="22"/>
          <w:szCs w:val="22"/>
        </w:rPr>
        <w:t>for on-disk storage</w:t>
      </w:r>
      <w:r w:rsidR="00CF2CB6">
        <w:rPr>
          <w:rFonts w:ascii="Arial" w:hAnsi="Arial" w:cs="Arial"/>
          <w:color w:val="000000"/>
          <w:sz w:val="22"/>
          <w:szCs w:val="22"/>
        </w:rPr>
        <w:t>,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 xml:space="preserve"> together with an overview of the performance impr</w:t>
      </w:r>
      <w:r w:rsidR="000B507B">
        <w:rPr>
          <w:rFonts w:ascii="Arial" w:hAnsi="Arial" w:cs="Arial"/>
          <w:color w:val="000000"/>
          <w:sz w:val="22"/>
          <w:szCs w:val="22"/>
        </w:rPr>
        <w:t xml:space="preserve">ovement techniques which can be 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>applied to</w:t>
      </w:r>
      <w:r w:rsidR="00F21409">
        <w:rPr>
          <w:rFonts w:ascii="Arial" w:hAnsi="Arial" w:cs="Arial"/>
          <w:color w:val="000000"/>
          <w:sz w:val="22"/>
          <w:szCs w:val="22"/>
        </w:rPr>
        <w:t xml:space="preserve"> </w:t>
      </w:r>
      <w:r w:rsidR="00F21409" w:rsidRPr="00151904">
        <w:rPr>
          <w:rFonts w:ascii="Arial" w:hAnsi="Arial" w:cs="Arial"/>
          <w:noProof/>
          <w:color w:val="000000"/>
          <w:sz w:val="22"/>
          <w:szCs w:val="22"/>
        </w:rPr>
        <w:t>minimi</w:t>
      </w:r>
      <w:r w:rsidR="009C742B">
        <w:rPr>
          <w:rFonts w:ascii="Arial" w:hAnsi="Arial" w:cs="Arial"/>
          <w:noProof/>
          <w:color w:val="000000"/>
          <w:sz w:val="22"/>
          <w:szCs w:val="22"/>
        </w:rPr>
        <w:t>z</w:t>
      </w:r>
      <w:r w:rsidR="00F21409" w:rsidRPr="00151904">
        <w:rPr>
          <w:rFonts w:ascii="Arial" w:hAnsi="Arial" w:cs="Arial"/>
          <w:noProof/>
          <w:color w:val="000000"/>
          <w:sz w:val="22"/>
          <w:szCs w:val="22"/>
        </w:rPr>
        <w:t>e</w:t>
      </w:r>
      <w:r w:rsidR="00F21409">
        <w:rPr>
          <w:rFonts w:ascii="Arial" w:hAnsi="Arial" w:cs="Arial"/>
          <w:color w:val="000000"/>
          <w:sz w:val="22"/>
          <w:szCs w:val="22"/>
        </w:rPr>
        <w:t xml:space="preserve"> memory requirements and</w:t>
      </w:r>
      <w:r w:rsidR="0054459F">
        <w:rPr>
          <w:rFonts w:ascii="Arial" w:hAnsi="Arial" w:cs="Arial"/>
          <w:color w:val="000000"/>
          <w:sz w:val="22"/>
          <w:szCs w:val="22"/>
        </w:rPr>
        <w:t xml:space="preserve"> </w:t>
      </w:r>
      <w:r w:rsidR="006B01BE">
        <w:rPr>
          <w:rFonts w:ascii="Arial" w:hAnsi="Arial" w:cs="Arial"/>
          <w:color w:val="000000"/>
          <w:sz w:val="22"/>
          <w:szCs w:val="22"/>
        </w:rPr>
        <w:t>maximi</w:t>
      </w:r>
      <w:r w:rsidR="00C93486">
        <w:rPr>
          <w:rFonts w:ascii="Arial" w:hAnsi="Arial" w:cs="Arial"/>
          <w:color w:val="000000"/>
          <w:sz w:val="22"/>
          <w:szCs w:val="22"/>
        </w:rPr>
        <w:t>z</w:t>
      </w:r>
      <w:r w:rsidR="006B01BE">
        <w:rPr>
          <w:rFonts w:ascii="Arial" w:hAnsi="Arial" w:cs="Arial"/>
          <w:color w:val="000000"/>
          <w:sz w:val="22"/>
          <w:szCs w:val="22"/>
        </w:rPr>
        <w:t>e data extraction speeds</w:t>
      </w:r>
      <w:r w:rsidR="000B507B" w:rsidRPr="000B507B">
        <w:rPr>
          <w:rFonts w:ascii="Arial" w:hAnsi="Arial" w:cs="Arial"/>
          <w:color w:val="000000"/>
          <w:sz w:val="22"/>
          <w:szCs w:val="22"/>
        </w:rPr>
        <w:t>.</w:t>
      </w:r>
    </w:p>
    <w:p w14:paraId="37F4B748" w14:textId="42281747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711DBA2" w14:textId="23238B5A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CCD387" w14:textId="5BCAA133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E02DBEE" w14:textId="0EBC04EB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E155B79" w14:textId="74632252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A289D2D" w14:textId="232284B7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4A3140" w14:textId="7F505D1B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10D490" w14:textId="25B7669D" w:rsidR="00641A54" w:rsidRDefault="00641A54" w:rsidP="00F834D5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CF8FF3A" w14:textId="4FF74581" w:rsidR="00F834D5" w:rsidRPr="007F04CE" w:rsidRDefault="00641A54" w:rsidP="00F834D5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9" w:name="_Toc531609489"/>
      <w:r w:rsidRPr="007F04CE">
        <w:rPr>
          <w:rFonts w:asciiTheme="minorHAnsi" w:hAnsiTheme="minorHAnsi"/>
          <w:b/>
          <w:sz w:val="24"/>
          <w:szCs w:val="22"/>
        </w:rPr>
        <w:lastRenderedPageBreak/>
        <w:t>B</w:t>
      </w:r>
      <w:r w:rsidR="005976FE">
        <w:rPr>
          <w:rFonts w:asciiTheme="minorHAnsi" w:hAnsiTheme="minorHAnsi"/>
          <w:b/>
          <w:sz w:val="24"/>
          <w:szCs w:val="22"/>
        </w:rPr>
        <w:t>lockchain as a database</w:t>
      </w:r>
      <w:bookmarkEnd w:id="9"/>
    </w:p>
    <w:p w14:paraId="03B216B2" w14:textId="77777777" w:rsidR="00C335D1" w:rsidRDefault="00C335D1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BF12BDC" w14:textId="0A7CAE8D" w:rsidR="00DC4744" w:rsidRDefault="004E4D80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Blockchain is a database structure </w:t>
      </w:r>
      <w:r w:rsidR="00C369EC">
        <w:rPr>
          <w:rFonts w:ascii="Arial" w:hAnsi="Arial" w:cs="Arial"/>
          <w:color w:val="000000"/>
          <w:sz w:val="22"/>
          <w:szCs w:val="22"/>
        </w:rPr>
        <w:t>which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 consists of</w:t>
      </w:r>
      <w:r w:rsidR="00A3177F">
        <w:rPr>
          <w:rFonts w:ascii="Arial" w:hAnsi="Arial" w:cs="Arial"/>
          <w:color w:val="000000"/>
          <w:sz w:val="22"/>
          <w:szCs w:val="22"/>
        </w:rPr>
        <w:t xml:space="preserve"> a collection of</w:t>
      </w:r>
      <w:r w:rsidR="00C93A03">
        <w:rPr>
          <w:rFonts w:ascii="Arial" w:hAnsi="Arial" w:cs="Arial"/>
          <w:color w:val="000000"/>
          <w:sz w:val="22"/>
          <w:szCs w:val="22"/>
        </w:rPr>
        <w:t xml:space="preserve"> </w:t>
      </w:r>
      <w:r w:rsidR="0005112C">
        <w:rPr>
          <w:rFonts w:ascii="Arial" w:hAnsi="Arial" w:cs="Arial"/>
          <w:color w:val="000000"/>
          <w:sz w:val="22"/>
          <w:szCs w:val="22"/>
        </w:rPr>
        <w:t>linked</w:t>
      </w:r>
      <w:r w:rsidR="00A3177F">
        <w:rPr>
          <w:rFonts w:ascii="Arial" w:hAnsi="Arial" w:cs="Arial"/>
          <w:color w:val="000000"/>
          <w:sz w:val="22"/>
          <w:szCs w:val="22"/>
        </w:rPr>
        <w:t xml:space="preserve"> blocks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, </w:t>
      </w:r>
      <w:r w:rsidR="003E51CC">
        <w:rPr>
          <w:rFonts w:ascii="Arial" w:hAnsi="Arial" w:cs="Arial"/>
          <w:color w:val="000000"/>
          <w:sz w:val="22"/>
          <w:szCs w:val="22"/>
        </w:rPr>
        <w:t>where</w:t>
      </w:r>
      <w:r w:rsidR="009C6950">
        <w:rPr>
          <w:rFonts w:ascii="Arial" w:hAnsi="Arial" w:cs="Arial"/>
          <w:color w:val="000000"/>
          <w:sz w:val="22"/>
          <w:szCs w:val="22"/>
        </w:rPr>
        <w:t xml:space="preserve"> each block</w:t>
      </w:r>
      <w:r w:rsidR="00A65C98">
        <w:rPr>
          <w:rFonts w:ascii="Arial" w:hAnsi="Arial" w:cs="Arial"/>
          <w:color w:val="000000"/>
          <w:sz w:val="22"/>
          <w:szCs w:val="22"/>
        </w:rPr>
        <w:t xml:space="preserve"> contain</w:t>
      </w:r>
      <w:r w:rsidR="003E51CC">
        <w:rPr>
          <w:rFonts w:ascii="Arial" w:hAnsi="Arial" w:cs="Arial"/>
          <w:color w:val="000000"/>
          <w:sz w:val="22"/>
          <w:szCs w:val="22"/>
        </w:rPr>
        <w:t>s</w:t>
      </w:r>
      <w:r w:rsidR="00A65C98">
        <w:rPr>
          <w:rFonts w:ascii="Arial" w:hAnsi="Arial" w:cs="Arial"/>
          <w:color w:val="000000"/>
          <w:sz w:val="22"/>
          <w:szCs w:val="22"/>
        </w:rPr>
        <w:t xml:space="preserve"> information</w:t>
      </w:r>
      <w:r w:rsidR="004D4A98">
        <w:rPr>
          <w:rFonts w:ascii="Arial" w:hAnsi="Arial" w:cs="Arial"/>
          <w:color w:val="000000"/>
          <w:sz w:val="22"/>
          <w:szCs w:val="22"/>
        </w:rPr>
        <w:t xml:space="preserve"> such as financial transaction</w:t>
      </w:r>
      <w:r w:rsidR="00DC4744">
        <w:rPr>
          <w:rFonts w:ascii="Arial" w:hAnsi="Arial" w:cs="Arial"/>
          <w:color w:val="000000"/>
          <w:sz w:val="22"/>
          <w:szCs w:val="22"/>
        </w:rPr>
        <w:t xml:space="preserve"> records</w:t>
      </w:r>
      <w:r w:rsidR="0005112C">
        <w:rPr>
          <w:rFonts w:ascii="Arial" w:hAnsi="Arial" w:cs="Arial"/>
          <w:color w:val="000000"/>
          <w:sz w:val="22"/>
          <w:szCs w:val="22"/>
        </w:rPr>
        <w:t>.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 </w:t>
      </w:r>
      <w:r w:rsidR="0005112C">
        <w:rPr>
          <w:rFonts w:ascii="Arial" w:hAnsi="Arial" w:cs="Arial"/>
          <w:color w:val="000000"/>
          <w:sz w:val="22"/>
          <w:szCs w:val="22"/>
        </w:rPr>
        <w:t>B</w:t>
      </w:r>
      <w:r w:rsidR="00F94D67">
        <w:rPr>
          <w:rFonts w:ascii="Arial" w:hAnsi="Arial" w:cs="Arial"/>
          <w:color w:val="000000"/>
          <w:sz w:val="22"/>
          <w:szCs w:val="22"/>
        </w:rPr>
        <w:t>lock</w:t>
      </w:r>
      <w:r w:rsidR="009C6950">
        <w:rPr>
          <w:rFonts w:ascii="Arial" w:hAnsi="Arial" w:cs="Arial"/>
          <w:color w:val="000000"/>
          <w:sz w:val="22"/>
          <w:szCs w:val="22"/>
        </w:rPr>
        <w:t>s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 </w:t>
      </w:r>
      <w:r w:rsidR="009C6950">
        <w:rPr>
          <w:rFonts w:ascii="Arial" w:hAnsi="Arial" w:cs="Arial"/>
          <w:color w:val="000000"/>
          <w:sz w:val="22"/>
          <w:szCs w:val="22"/>
        </w:rPr>
        <w:t>are</w:t>
      </w:r>
      <w:r w:rsidR="0005112C">
        <w:rPr>
          <w:rFonts w:ascii="Arial" w:hAnsi="Arial" w:cs="Arial"/>
          <w:color w:val="000000"/>
          <w:sz w:val="22"/>
          <w:szCs w:val="22"/>
        </w:rPr>
        <w:t xml:space="preserve"> linked </w:t>
      </w:r>
      <w:r w:rsidR="007C5293">
        <w:rPr>
          <w:rFonts w:ascii="Arial" w:hAnsi="Arial" w:cs="Arial"/>
          <w:color w:val="000000"/>
          <w:sz w:val="22"/>
          <w:szCs w:val="22"/>
        </w:rPr>
        <w:t>to one another cryptographically</w:t>
      </w:r>
      <w:r w:rsidR="00C41AB3">
        <w:rPr>
          <w:rFonts w:ascii="Arial" w:hAnsi="Arial" w:cs="Arial"/>
          <w:color w:val="000000"/>
          <w:sz w:val="22"/>
          <w:szCs w:val="22"/>
        </w:rPr>
        <w:t>,</w:t>
      </w:r>
      <w:r w:rsidR="00413310">
        <w:rPr>
          <w:rFonts w:ascii="Arial" w:hAnsi="Arial" w:cs="Arial"/>
          <w:color w:val="000000"/>
          <w:sz w:val="22"/>
          <w:szCs w:val="22"/>
        </w:rPr>
        <w:t xml:space="preserve"> by including the hash of the previous block</w:t>
      </w:r>
      <w:r w:rsidR="005456B6">
        <w:rPr>
          <w:rFonts w:ascii="Arial" w:hAnsi="Arial" w:cs="Arial"/>
          <w:color w:val="000000"/>
          <w:sz w:val="22"/>
          <w:szCs w:val="22"/>
        </w:rPr>
        <w:t xml:space="preserve"> in the </w:t>
      </w:r>
      <w:r w:rsidR="004A52F2">
        <w:rPr>
          <w:rFonts w:ascii="Arial" w:hAnsi="Arial" w:cs="Arial"/>
          <w:color w:val="000000"/>
          <w:sz w:val="22"/>
          <w:szCs w:val="22"/>
        </w:rPr>
        <w:t>current</w:t>
      </w:r>
      <w:r w:rsidR="005456B6">
        <w:rPr>
          <w:rFonts w:ascii="Arial" w:hAnsi="Arial" w:cs="Arial"/>
          <w:color w:val="000000"/>
          <w:sz w:val="22"/>
          <w:szCs w:val="22"/>
        </w:rPr>
        <w:t xml:space="preserve"> block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. </w:t>
      </w:r>
      <w:r w:rsidR="006E7FE4">
        <w:rPr>
          <w:rFonts w:ascii="Arial" w:hAnsi="Arial" w:cs="Arial"/>
          <w:color w:val="000000"/>
          <w:sz w:val="22"/>
          <w:szCs w:val="22"/>
        </w:rPr>
        <w:t>By including the</w:t>
      </w:r>
      <w:r w:rsidR="005456B6">
        <w:rPr>
          <w:rFonts w:ascii="Arial" w:hAnsi="Arial" w:cs="Arial"/>
          <w:color w:val="000000"/>
          <w:sz w:val="22"/>
          <w:szCs w:val="22"/>
        </w:rPr>
        <w:t xml:space="preserve"> previous</w:t>
      </w:r>
      <w:r w:rsidR="006E7FE4">
        <w:rPr>
          <w:rFonts w:ascii="Arial" w:hAnsi="Arial" w:cs="Arial"/>
          <w:color w:val="000000"/>
          <w:sz w:val="22"/>
          <w:szCs w:val="22"/>
        </w:rPr>
        <w:t xml:space="preserve"> block hash</w:t>
      </w:r>
      <w:r w:rsidR="003E51CC">
        <w:rPr>
          <w:rFonts w:ascii="Arial" w:hAnsi="Arial" w:cs="Arial"/>
          <w:color w:val="000000"/>
          <w:sz w:val="22"/>
          <w:szCs w:val="22"/>
        </w:rPr>
        <w:t xml:space="preserve"> in every newly created block</w:t>
      </w:r>
      <w:r w:rsidR="006E7FE4">
        <w:rPr>
          <w:rFonts w:ascii="Arial" w:hAnsi="Arial" w:cs="Arial"/>
          <w:color w:val="000000"/>
          <w:sz w:val="22"/>
          <w:szCs w:val="22"/>
        </w:rPr>
        <w:t>, a unique link is created to all past records</w:t>
      </w:r>
      <w:r w:rsidR="003E51CC">
        <w:rPr>
          <w:rFonts w:ascii="Arial" w:hAnsi="Arial" w:cs="Arial"/>
          <w:color w:val="000000"/>
          <w:sz w:val="22"/>
          <w:szCs w:val="22"/>
        </w:rPr>
        <w:t>,</w:t>
      </w:r>
      <w:r w:rsidR="005456B6">
        <w:rPr>
          <w:rFonts w:ascii="Arial" w:hAnsi="Arial" w:cs="Arial"/>
          <w:color w:val="000000"/>
          <w:sz w:val="22"/>
          <w:szCs w:val="22"/>
        </w:rPr>
        <w:t xml:space="preserve"> </w:t>
      </w:r>
      <w:r w:rsidR="006E7FE4">
        <w:rPr>
          <w:rFonts w:ascii="Arial" w:hAnsi="Arial" w:cs="Arial"/>
          <w:color w:val="000000"/>
          <w:sz w:val="22"/>
          <w:szCs w:val="22"/>
        </w:rPr>
        <w:t>meaning previous transactions</w:t>
      </w:r>
      <w:r w:rsidR="00C002B3">
        <w:rPr>
          <w:rFonts w:ascii="Arial" w:hAnsi="Arial" w:cs="Arial"/>
          <w:color w:val="000000"/>
          <w:sz w:val="22"/>
          <w:szCs w:val="22"/>
        </w:rPr>
        <w:t xml:space="preserve"> cannot be altered without breaking the cryptographic link</w:t>
      </w:r>
      <w:r w:rsidR="00F22355">
        <w:rPr>
          <w:rFonts w:ascii="Arial" w:hAnsi="Arial" w:cs="Arial"/>
          <w:color w:val="000000"/>
          <w:sz w:val="22"/>
          <w:szCs w:val="22"/>
        </w:rPr>
        <w:t xml:space="preserve"> and being detected</w:t>
      </w:r>
      <w:r w:rsidR="00741909">
        <w:rPr>
          <w:rFonts w:ascii="Arial" w:hAnsi="Arial" w:cs="Arial"/>
          <w:color w:val="000000"/>
          <w:sz w:val="22"/>
          <w:szCs w:val="22"/>
        </w:rPr>
        <w:t>, an important</w:t>
      </w:r>
      <w:r w:rsidR="006E7FE4">
        <w:rPr>
          <w:rFonts w:ascii="Arial" w:hAnsi="Arial" w:cs="Arial"/>
          <w:color w:val="000000"/>
          <w:sz w:val="22"/>
          <w:szCs w:val="22"/>
        </w:rPr>
        <w:t xml:space="preserve"> feature </w:t>
      </w:r>
      <w:r w:rsidR="00741909">
        <w:rPr>
          <w:rFonts w:ascii="Arial" w:hAnsi="Arial" w:cs="Arial"/>
          <w:color w:val="000000"/>
          <w:sz w:val="22"/>
          <w:szCs w:val="22"/>
        </w:rPr>
        <w:t>in maintaining data integrity.</w:t>
      </w:r>
    </w:p>
    <w:p w14:paraId="68B8487A" w14:textId="77777777" w:rsidR="00DC4744" w:rsidRDefault="00DC4744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CB68CA3" w14:textId="490706A3" w:rsidR="00E4278A" w:rsidRDefault="00DC4744" w:rsidP="00DC47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block</w:t>
      </w:r>
      <w:r w:rsidR="009844E8">
        <w:rPr>
          <w:rFonts w:ascii="Arial" w:hAnsi="Arial" w:cs="Arial"/>
          <w:color w:val="000000"/>
          <w:sz w:val="22"/>
          <w:szCs w:val="22"/>
        </w:rPr>
        <w:t>chain</w:t>
      </w:r>
      <w:r>
        <w:rPr>
          <w:rFonts w:ascii="Arial" w:hAnsi="Arial" w:cs="Arial"/>
          <w:color w:val="000000"/>
          <w:sz w:val="22"/>
          <w:szCs w:val="22"/>
        </w:rPr>
        <w:t xml:space="preserve"> structure was proposed and 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utili</w:t>
      </w:r>
      <w:r w:rsidR="00C93486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ed</w:t>
      </w:r>
      <w:r>
        <w:rPr>
          <w:rFonts w:ascii="Arial" w:hAnsi="Arial" w:cs="Arial"/>
          <w:color w:val="000000"/>
          <w:sz w:val="22"/>
          <w:szCs w:val="22"/>
        </w:rPr>
        <w:t xml:space="preserve"> by </w:t>
      </w:r>
      <w:r w:rsidRPr="003C7BC8">
        <w:rPr>
          <w:rFonts w:ascii="Arial" w:hAnsi="Arial" w:cs="Arial"/>
          <w:color w:val="000000"/>
          <w:sz w:val="22"/>
          <w:szCs w:val="22"/>
        </w:rPr>
        <w:t>Satoshi Nakamoto</w:t>
      </w:r>
      <w:r>
        <w:rPr>
          <w:rFonts w:ascii="Arial" w:hAnsi="Arial" w:cs="Arial"/>
          <w:color w:val="000000"/>
          <w:sz w:val="22"/>
          <w:szCs w:val="22"/>
        </w:rPr>
        <w:t xml:space="preserve"> [</w:t>
      </w:r>
      <w:r w:rsidR="00000520"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 xml:space="preserve">] as the ledger where all transactions occurring on </w:t>
      </w:r>
      <w:r w:rsidR="007B035F">
        <w:rPr>
          <w:rFonts w:ascii="Arial" w:hAnsi="Arial" w:cs="Arial"/>
          <w:color w:val="000000"/>
          <w:sz w:val="22"/>
          <w:szCs w:val="22"/>
        </w:rPr>
        <w:t xml:space="preserve">the </w:t>
      </w:r>
      <w:r w:rsidR="008C60B0">
        <w:rPr>
          <w:rFonts w:ascii="Arial" w:hAnsi="Arial" w:cs="Arial"/>
          <w:color w:val="000000"/>
          <w:sz w:val="22"/>
          <w:szCs w:val="22"/>
        </w:rPr>
        <w:t>global</w:t>
      </w:r>
      <w:r>
        <w:rPr>
          <w:rFonts w:ascii="Arial" w:hAnsi="Arial" w:cs="Arial"/>
          <w:color w:val="000000"/>
          <w:sz w:val="22"/>
          <w:szCs w:val="22"/>
        </w:rPr>
        <w:t xml:space="preserve"> Bitcoin network </w:t>
      </w:r>
      <w:r w:rsidR="008C60B0">
        <w:rPr>
          <w:rFonts w:ascii="Arial" w:hAnsi="Arial" w:cs="Arial"/>
          <w:color w:val="000000"/>
          <w:sz w:val="22"/>
          <w:szCs w:val="22"/>
        </w:rPr>
        <w:t>c</w:t>
      </w:r>
      <w:r>
        <w:rPr>
          <w:rFonts w:ascii="Arial" w:hAnsi="Arial" w:cs="Arial"/>
          <w:color w:val="000000"/>
          <w:sz w:val="22"/>
          <w:szCs w:val="22"/>
        </w:rPr>
        <w:t>ould be stored</w:t>
      </w:r>
      <w:r w:rsidR="00C912EF">
        <w:rPr>
          <w:rFonts w:ascii="Arial" w:hAnsi="Arial" w:cs="Arial"/>
          <w:color w:val="000000"/>
          <w:sz w:val="22"/>
          <w:szCs w:val="22"/>
        </w:rPr>
        <w:t xml:space="preserve"> and maintained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. In </w:t>
      </w:r>
      <w:r w:rsidR="009844E8">
        <w:rPr>
          <w:rFonts w:ascii="Arial" w:hAnsi="Arial" w:cs="Arial"/>
          <w:color w:val="000000"/>
          <w:sz w:val="22"/>
          <w:szCs w:val="22"/>
        </w:rPr>
        <w:t>a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distributed</w:t>
      </w:r>
      <w:r w:rsidR="009844E8">
        <w:rPr>
          <w:rFonts w:ascii="Arial" w:hAnsi="Arial" w:cs="Arial"/>
          <w:color w:val="000000"/>
          <w:sz w:val="22"/>
          <w:szCs w:val="22"/>
        </w:rPr>
        <w:t xml:space="preserve"> </w:t>
      </w:r>
      <w:r w:rsidR="00F45593">
        <w:rPr>
          <w:rFonts w:ascii="Arial" w:hAnsi="Arial" w:cs="Arial"/>
          <w:color w:val="000000"/>
          <w:sz w:val="22"/>
          <w:szCs w:val="22"/>
        </w:rPr>
        <w:t>network</w:t>
      </w:r>
      <w:r w:rsidR="00C912EF">
        <w:rPr>
          <w:rFonts w:ascii="Arial" w:hAnsi="Arial" w:cs="Arial"/>
          <w:color w:val="000000"/>
          <w:sz w:val="22"/>
          <w:szCs w:val="22"/>
        </w:rPr>
        <w:t xml:space="preserve"> like Bitcoin</w:t>
      </w:r>
      <w:r w:rsidR="00F45593">
        <w:rPr>
          <w:rFonts w:ascii="Arial" w:hAnsi="Arial" w:cs="Arial"/>
          <w:color w:val="000000"/>
          <w:sz w:val="22"/>
          <w:szCs w:val="22"/>
        </w:rPr>
        <w:t>, there is not a single global ledger</w:t>
      </w:r>
      <w:r w:rsidR="009844E8">
        <w:rPr>
          <w:rFonts w:ascii="Arial" w:hAnsi="Arial" w:cs="Arial"/>
          <w:color w:val="000000"/>
          <w:sz w:val="22"/>
          <w:szCs w:val="22"/>
        </w:rPr>
        <w:t xml:space="preserve"> of </w:t>
      </w:r>
      <w:r w:rsidR="00C912EF">
        <w:rPr>
          <w:rFonts w:ascii="Arial" w:hAnsi="Arial" w:cs="Arial"/>
          <w:color w:val="000000"/>
          <w:sz w:val="22"/>
          <w:szCs w:val="22"/>
        </w:rPr>
        <w:t xml:space="preserve">all </w:t>
      </w:r>
      <w:r w:rsidR="009844E8">
        <w:rPr>
          <w:rFonts w:ascii="Arial" w:hAnsi="Arial" w:cs="Arial"/>
          <w:color w:val="000000"/>
          <w:sz w:val="22"/>
          <w:szCs w:val="22"/>
        </w:rPr>
        <w:t>transactions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, but </w:t>
      </w:r>
      <w:r w:rsidR="00F45593" w:rsidRPr="00873616">
        <w:rPr>
          <w:rFonts w:ascii="Arial" w:hAnsi="Arial" w:cs="Arial"/>
          <w:noProof/>
          <w:color w:val="000000"/>
          <w:sz w:val="22"/>
          <w:szCs w:val="22"/>
        </w:rPr>
        <w:t>instead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each participant</w:t>
      </w:r>
      <w:r w:rsidR="00300D7F">
        <w:rPr>
          <w:rFonts w:ascii="Arial" w:hAnsi="Arial" w:cs="Arial"/>
          <w:color w:val="000000"/>
          <w:sz w:val="22"/>
          <w:szCs w:val="22"/>
        </w:rPr>
        <w:t xml:space="preserve"> computer</w:t>
      </w:r>
      <w:r w:rsidR="009844E8">
        <w:rPr>
          <w:rFonts w:ascii="Arial" w:hAnsi="Arial" w:cs="Arial"/>
          <w:color w:val="000000"/>
          <w:sz w:val="22"/>
          <w:szCs w:val="22"/>
        </w:rPr>
        <w:t xml:space="preserve"> or “</w:t>
      </w:r>
      <w:r w:rsidR="00D80E97">
        <w:rPr>
          <w:rFonts w:ascii="Arial" w:hAnsi="Arial" w:cs="Arial"/>
          <w:color w:val="000000"/>
          <w:sz w:val="22"/>
          <w:szCs w:val="22"/>
        </w:rPr>
        <w:t>Full N</w:t>
      </w:r>
      <w:r w:rsidR="009844E8">
        <w:rPr>
          <w:rFonts w:ascii="Arial" w:hAnsi="Arial" w:cs="Arial"/>
          <w:color w:val="000000"/>
          <w:sz w:val="22"/>
          <w:szCs w:val="22"/>
        </w:rPr>
        <w:t>ode” in the network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</w:t>
      </w:r>
      <w:r w:rsidR="006D068F">
        <w:rPr>
          <w:rFonts w:ascii="Arial" w:hAnsi="Arial" w:cs="Arial"/>
          <w:noProof/>
          <w:color w:val="000000"/>
          <w:sz w:val="22"/>
          <w:szCs w:val="22"/>
        </w:rPr>
        <w:t>maintains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their own</w:t>
      </w:r>
      <w:r w:rsidR="006D068F">
        <w:rPr>
          <w:rFonts w:ascii="Arial" w:hAnsi="Arial" w:cs="Arial"/>
          <w:color w:val="000000"/>
          <w:sz w:val="22"/>
          <w:szCs w:val="22"/>
        </w:rPr>
        <w:t xml:space="preserve"> running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copy</w:t>
      </w:r>
      <w:r w:rsidR="003E51CC">
        <w:rPr>
          <w:rFonts w:ascii="Arial" w:hAnsi="Arial" w:cs="Arial"/>
          <w:color w:val="000000"/>
          <w:sz w:val="22"/>
          <w:szCs w:val="22"/>
        </w:rPr>
        <w:t xml:space="preserve"> of all transactions</w:t>
      </w:r>
      <w:r w:rsidR="00407487">
        <w:rPr>
          <w:rFonts w:ascii="Arial" w:hAnsi="Arial" w:cs="Arial"/>
          <w:color w:val="000000"/>
          <w:sz w:val="22"/>
          <w:szCs w:val="22"/>
        </w:rPr>
        <w:t xml:space="preserve"> and blocks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which </w:t>
      </w:r>
      <w:r w:rsidR="007C5364">
        <w:rPr>
          <w:rFonts w:ascii="Arial" w:hAnsi="Arial" w:cs="Arial"/>
          <w:color w:val="000000"/>
          <w:sz w:val="22"/>
          <w:szCs w:val="22"/>
        </w:rPr>
        <w:t>they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independently</w:t>
      </w:r>
      <w:r w:rsidR="006A55B8">
        <w:rPr>
          <w:rFonts w:ascii="Arial" w:hAnsi="Arial" w:cs="Arial"/>
          <w:color w:val="000000"/>
          <w:sz w:val="22"/>
          <w:szCs w:val="22"/>
        </w:rPr>
        <w:t xml:space="preserve"> and continuously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</w:t>
      </w:r>
      <w:commentRangeStart w:id="10"/>
      <w:commentRangeStart w:id="11"/>
      <w:commentRangeStart w:id="12"/>
      <w:commentRangeStart w:id="13"/>
      <w:commentRangeStart w:id="14"/>
      <w:r w:rsidR="00F45593">
        <w:rPr>
          <w:rFonts w:ascii="Arial" w:hAnsi="Arial" w:cs="Arial"/>
          <w:color w:val="000000"/>
          <w:sz w:val="22"/>
          <w:szCs w:val="22"/>
        </w:rPr>
        <w:t>validat</w:t>
      </w:r>
      <w:r w:rsidR="009844E8">
        <w:rPr>
          <w:rFonts w:ascii="Arial" w:hAnsi="Arial" w:cs="Arial"/>
          <w:color w:val="000000"/>
          <w:sz w:val="22"/>
          <w:szCs w:val="22"/>
        </w:rPr>
        <w:t>e</w:t>
      </w:r>
      <w:commentRangeEnd w:id="10"/>
      <w:r w:rsidR="009C6F50">
        <w:rPr>
          <w:rStyle w:val="CommentReference"/>
          <w:rFonts w:ascii="Verdana" w:eastAsia="Verdana" w:hAnsi="Verdana" w:cs="Verdana"/>
          <w:lang w:eastAsia="en-US"/>
        </w:rPr>
        <w:commentReference w:id="10"/>
      </w:r>
      <w:commentRangeEnd w:id="11"/>
      <w:r w:rsidR="00854500">
        <w:rPr>
          <w:rStyle w:val="CommentReference"/>
          <w:rFonts w:ascii="Verdana" w:eastAsia="Verdana" w:hAnsi="Verdana" w:cs="Verdana"/>
          <w:lang w:eastAsia="en-US"/>
        </w:rPr>
        <w:commentReference w:id="11"/>
      </w:r>
      <w:commentRangeEnd w:id="12"/>
      <w:r w:rsidR="00854500">
        <w:rPr>
          <w:rStyle w:val="CommentReference"/>
          <w:rFonts w:ascii="Verdana" w:eastAsia="Verdana" w:hAnsi="Verdana" w:cs="Verdana"/>
          <w:lang w:eastAsia="en-US"/>
        </w:rPr>
        <w:commentReference w:id="12"/>
      </w:r>
      <w:commentRangeEnd w:id="13"/>
      <w:r w:rsidR="00385F78">
        <w:rPr>
          <w:rStyle w:val="CommentReference"/>
          <w:rFonts w:ascii="Verdana" w:eastAsia="Verdana" w:hAnsi="Verdana" w:cs="Verdana"/>
          <w:lang w:eastAsia="en-US"/>
        </w:rPr>
        <w:commentReference w:id="13"/>
      </w:r>
      <w:commentRangeEnd w:id="14"/>
      <w:r w:rsidR="00385F78">
        <w:rPr>
          <w:rStyle w:val="CommentReference"/>
          <w:rFonts w:ascii="Verdana" w:eastAsia="Verdana" w:hAnsi="Verdana" w:cs="Verdana"/>
          <w:lang w:eastAsia="en-US"/>
        </w:rPr>
        <w:commentReference w:id="14"/>
      </w:r>
      <w:r w:rsidR="009844E8">
        <w:rPr>
          <w:rFonts w:ascii="Arial" w:hAnsi="Arial" w:cs="Arial"/>
          <w:color w:val="000000"/>
          <w:sz w:val="22"/>
          <w:szCs w:val="22"/>
        </w:rPr>
        <w:t>.</w:t>
      </w:r>
      <w:r w:rsidR="00407487">
        <w:rPr>
          <w:rFonts w:ascii="Arial" w:hAnsi="Arial" w:cs="Arial"/>
          <w:color w:val="000000"/>
          <w:sz w:val="22"/>
          <w:szCs w:val="22"/>
        </w:rPr>
        <w:t xml:space="preserve"> F</w:t>
      </w:r>
      <w:r w:rsidR="00407487" w:rsidRPr="00407487">
        <w:rPr>
          <w:rFonts w:ascii="Arial" w:hAnsi="Arial" w:cs="Arial"/>
          <w:color w:val="000000"/>
          <w:sz w:val="22"/>
          <w:szCs w:val="22"/>
        </w:rPr>
        <w:t xml:space="preserve">ull nodes help the network by accepting transactions and blocks from other full nodes, validating those transactions and blocks, and then relaying them to </w:t>
      </w:r>
      <w:r w:rsidR="006A55B8">
        <w:rPr>
          <w:rFonts w:ascii="Arial" w:hAnsi="Arial" w:cs="Arial"/>
          <w:color w:val="000000"/>
          <w:sz w:val="22"/>
          <w:szCs w:val="22"/>
        </w:rPr>
        <w:t>other</w:t>
      </w:r>
      <w:r w:rsidR="00407487" w:rsidRPr="00407487">
        <w:rPr>
          <w:rFonts w:ascii="Arial" w:hAnsi="Arial" w:cs="Arial"/>
          <w:color w:val="000000"/>
          <w:sz w:val="22"/>
          <w:szCs w:val="22"/>
        </w:rPr>
        <w:t xml:space="preserve"> full nodes</w:t>
      </w:r>
      <w:r w:rsidR="00407487">
        <w:rPr>
          <w:rFonts w:ascii="Arial" w:hAnsi="Arial" w:cs="Arial"/>
          <w:color w:val="000000"/>
          <w:sz w:val="22"/>
          <w:szCs w:val="22"/>
        </w:rPr>
        <w:t xml:space="preserve"> in the network</w:t>
      </w:r>
      <w:r w:rsidR="001B1E64">
        <w:rPr>
          <w:rFonts w:ascii="Arial" w:hAnsi="Arial" w:cs="Arial"/>
          <w:color w:val="000000"/>
          <w:sz w:val="22"/>
          <w:szCs w:val="22"/>
        </w:rPr>
        <w:t>.</w:t>
      </w:r>
      <w:r w:rsidR="007B035F">
        <w:rPr>
          <w:rFonts w:ascii="Arial" w:hAnsi="Arial" w:cs="Arial"/>
          <w:color w:val="000000"/>
          <w:sz w:val="22"/>
          <w:szCs w:val="22"/>
        </w:rPr>
        <w:t xml:space="preserve"> Such node technology is run by individual users, exchanges, wallet providers and payment processors</w:t>
      </w:r>
      <w:r w:rsidR="00E165BD">
        <w:rPr>
          <w:rFonts w:ascii="Arial" w:hAnsi="Arial" w:cs="Arial"/>
          <w:color w:val="000000"/>
          <w:sz w:val="22"/>
          <w:szCs w:val="22"/>
        </w:rPr>
        <w:t>, and is described further in the following section</w:t>
      </w:r>
      <w:r w:rsidR="007B035F">
        <w:rPr>
          <w:rFonts w:ascii="Arial" w:hAnsi="Arial" w:cs="Arial"/>
          <w:color w:val="000000"/>
          <w:sz w:val="22"/>
          <w:szCs w:val="22"/>
        </w:rPr>
        <w:t>.</w:t>
      </w:r>
      <w:r w:rsidR="00582CF6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DB40639" w14:textId="04AAEF9A" w:rsidR="00DC4744" w:rsidRDefault="00DC4744" w:rsidP="00DC47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29F08DF" w14:textId="30D1827A" w:rsidR="00300D7F" w:rsidRDefault="008C60B0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 conjunction</w:t>
      </w:r>
      <w:r w:rsidR="00F45593">
        <w:rPr>
          <w:rFonts w:ascii="Arial" w:hAnsi="Arial" w:cs="Arial"/>
          <w:color w:val="000000"/>
          <w:sz w:val="22"/>
          <w:szCs w:val="22"/>
        </w:rPr>
        <w:t xml:space="preserve"> to the blockchain database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="009910C3">
        <w:rPr>
          <w:rFonts w:ascii="Arial" w:hAnsi="Arial" w:cs="Arial"/>
          <w:color w:val="000000"/>
          <w:sz w:val="22"/>
          <w:szCs w:val="22"/>
        </w:rPr>
        <w:t xml:space="preserve">Bitcoin includes </w:t>
      </w:r>
      <w:r>
        <w:rPr>
          <w:rFonts w:ascii="Arial" w:hAnsi="Arial" w:cs="Arial"/>
          <w:color w:val="000000"/>
          <w:sz w:val="22"/>
          <w:szCs w:val="22"/>
        </w:rPr>
        <w:t>a consensus mechanism called Proof-Of-Work</w:t>
      </w:r>
      <w:r w:rsidR="009910C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which enable</w:t>
      </w:r>
      <w:r w:rsidR="009910C3">
        <w:rPr>
          <w:rFonts w:ascii="Arial" w:hAnsi="Arial" w:cs="Arial"/>
          <w:color w:val="000000"/>
          <w:sz w:val="22"/>
          <w:szCs w:val="22"/>
        </w:rPr>
        <w:t>s</w:t>
      </w:r>
      <w:r>
        <w:rPr>
          <w:rFonts w:ascii="Arial" w:hAnsi="Arial" w:cs="Arial"/>
          <w:color w:val="000000"/>
          <w:sz w:val="22"/>
          <w:szCs w:val="22"/>
        </w:rPr>
        <w:t xml:space="preserve"> network </w:t>
      </w:r>
      <w:r w:rsidR="007F0431">
        <w:rPr>
          <w:rFonts w:ascii="Arial" w:hAnsi="Arial" w:cs="Arial"/>
          <w:color w:val="000000"/>
          <w:sz w:val="22"/>
          <w:szCs w:val="22"/>
        </w:rPr>
        <w:t>participants</w:t>
      </w:r>
      <w:r>
        <w:rPr>
          <w:rFonts w:ascii="Arial" w:hAnsi="Arial" w:cs="Arial"/>
          <w:color w:val="000000"/>
          <w:sz w:val="22"/>
          <w:szCs w:val="22"/>
        </w:rPr>
        <w:t xml:space="preserve"> to reach agreement on the state of the ledger</w:t>
      </w:r>
      <w:r w:rsidR="000B7259">
        <w:rPr>
          <w:rFonts w:ascii="Arial" w:hAnsi="Arial" w:cs="Arial"/>
          <w:color w:val="000000"/>
          <w:sz w:val="22"/>
          <w:szCs w:val="22"/>
        </w:rPr>
        <w:t xml:space="preserve"> (</w:t>
      </w:r>
      <w:r>
        <w:rPr>
          <w:rFonts w:ascii="Arial" w:hAnsi="Arial" w:cs="Arial"/>
          <w:color w:val="000000"/>
          <w:sz w:val="22"/>
          <w:szCs w:val="22"/>
        </w:rPr>
        <w:t xml:space="preserve">which transactions are </w:t>
      </w:r>
      <w:r w:rsidR="00C50F37">
        <w:rPr>
          <w:rFonts w:ascii="Arial" w:hAnsi="Arial" w:cs="Arial"/>
          <w:color w:val="000000"/>
          <w:sz w:val="22"/>
          <w:szCs w:val="22"/>
        </w:rPr>
        <w:t>valid,</w:t>
      </w:r>
      <w:r w:rsidR="000B7259">
        <w:rPr>
          <w:rFonts w:ascii="Arial" w:hAnsi="Arial" w:cs="Arial"/>
          <w:color w:val="000000"/>
          <w:sz w:val="22"/>
          <w:szCs w:val="22"/>
        </w:rPr>
        <w:t xml:space="preserve"> and which are not)</w:t>
      </w:r>
      <w:r w:rsidR="003E51CC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by following a </w:t>
      </w:r>
      <w:commentRangeStart w:id="15"/>
      <w:commentRangeStart w:id="16"/>
      <w:commentRangeStart w:id="17"/>
      <w:commentRangeStart w:id="18"/>
      <w:r>
        <w:rPr>
          <w:rFonts w:ascii="Arial" w:hAnsi="Arial" w:cs="Arial"/>
          <w:color w:val="000000"/>
          <w:sz w:val="22"/>
          <w:szCs w:val="22"/>
        </w:rPr>
        <w:t>protoco</w:t>
      </w:r>
      <w:commentRangeEnd w:id="15"/>
      <w:r w:rsidR="00C226A0">
        <w:rPr>
          <w:rStyle w:val="CommentReference"/>
          <w:rFonts w:ascii="Verdana" w:eastAsia="Verdana" w:hAnsi="Verdana" w:cs="Verdana"/>
          <w:lang w:eastAsia="en-US"/>
        </w:rPr>
        <w:commentReference w:id="15"/>
      </w:r>
      <w:commentRangeEnd w:id="16"/>
      <w:r w:rsidR="006A6A92">
        <w:rPr>
          <w:rStyle w:val="CommentReference"/>
          <w:rFonts w:ascii="Verdana" w:eastAsia="Verdana" w:hAnsi="Verdana" w:cs="Verdana"/>
          <w:lang w:eastAsia="en-US"/>
        </w:rPr>
        <w:commentReference w:id="16"/>
      </w:r>
      <w:commentRangeEnd w:id="17"/>
      <w:r w:rsidR="00477DDF">
        <w:rPr>
          <w:rStyle w:val="CommentReference"/>
          <w:rFonts w:ascii="Verdana" w:eastAsia="Verdana" w:hAnsi="Verdana" w:cs="Verdana"/>
          <w:lang w:eastAsia="en-US"/>
        </w:rPr>
        <w:commentReference w:id="17"/>
      </w:r>
      <w:commentRangeEnd w:id="18"/>
      <w:r w:rsidR="00477DDF">
        <w:rPr>
          <w:rStyle w:val="CommentReference"/>
          <w:rFonts w:ascii="Verdana" w:eastAsia="Verdana" w:hAnsi="Verdana" w:cs="Verdana"/>
          <w:lang w:eastAsia="en-US"/>
        </w:rPr>
        <w:commentReference w:id="18"/>
      </w:r>
      <w:r>
        <w:rPr>
          <w:rFonts w:ascii="Arial" w:hAnsi="Arial" w:cs="Arial"/>
          <w:color w:val="000000"/>
          <w:sz w:val="22"/>
          <w:szCs w:val="22"/>
        </w:rPr>
        <w:t>l</w:t>
      </w:r>
      <w:r w:rsidR="002F1AEA">
        <w:rPr>
          <w:rFonts w:ascii="Arial" w:hAnsi="Arial" w:cs="Arial"/>
          <w:color w:val="000000"/>
          <w:sz w:val="22"/>
          <w:szCs w:val="22"/>
        </w:rPr>
        <w:t xml:space="preserve"> with consensus rules</w:t>
      </w:r>
      <w:r>
        <w:rPr>
          <w:rFonts w:ascii="Arial" w:hAnsi="Arial" w:cs="Arial"/>
          <w:color w:val="000000"/>
          <w:sz w:val="22"/>
          <w:szCs w:val="22"/>
        </w:rPr>
        <w:t xml:space="preserve"> as opposed to</w:t>
      </w:r>
      <w:r w:rsidR="001D4398">
        <w:rPr>
          <w:rFonts w:ascii="Arial" w:hAnsi="Arial" w:cs="Arial"/>
          <w:color w:val="000000"/>
          <w:sz w:val="22"/>
          <w:szCs w:val="22"/>
        </w:rPr>
        <w:t xml:space="preserve"> having to</w:t>
      </w:r>
      <w:r>
        <w:rPr>
          <w:rFonts w:ascii="Arial" w:hAnsi="Arial" w:cs="Arial"/>
          <w:color w:val="000000"/>
          <w:sz w:val="22"/>
          <w:szCs w:val="22"/>
        </w:rPr>
        <w:t xml:space="preserve"> trust </w:t>
      </w:r>
      <w:r w:rsidR="00C72638">
        <w:rPr>
          <w:rFonts w:ascii="Arial" w:hAnsi="Arial" w:cs="Arial"/>
          <w:color w:val="000000"/>
          <w:sz w:val="22"/>
          <w:szCs w:val="22"/>
        </w:rPr>
        <w:t>a central party</w:t>
      </w:r>
      <w:r w:rsidR="00C226A0">
        <w:rPr>
          <w:rStyle w:val="CommentReference"/>
          <w:rFonts w:ascii="Verdana" w:eastAsia="Verdana" w:hAnsi="Verdana" w:cs="Verdana"/>
          <w:lang w:eastAsia="en-US"/>
        </w:rPr>
        <w:commentReference w:id="19"/>
      </w:r>
      <w:commentRangeStart w:id="20"/>
      <w:commentRangeStart w:id="21"/>
      <w:commentRangeEnd w:id="20"/>
      <w:r w:rsidR="009D595F">
        <w:rPr>
          <w:rStyle w:val="CommentReference"/>
          <w:rFonts w:ascii="Verdana" w:eastAsia="Verdana" w:hAnsi="Verdana" w:cs="Verdana"/>
          <w:lang w:eastAsia="en-US"/>
        </w:rPr>
        <w:commentReference w:id="20"/>
      </w:r>
      <w:commentRangeEnd w:id="21"/>
      <w:r w:rsidR="009D595F">
        <w:rPr>
          <w:rStyle w:val="CommentReference"/>
          <w:rFonts w:ascii="Verdana" w:eastAsia="Verdana" w:hAnsi="Verdana" w:cs="Verdana"/>
          <w:lang w:eastAsia="en-US"/>
        </w:rPr>
        <w:commentReference w:id="21"/>
      </w:r>
      <w:r>
        <w:rPr>
          <w:rFonts w:ascii="Arial" w:hAnsi="Arial" w:cs="Arial"/>
          <w:color w:val="000000"/>
          <w:sz w:val="22"/>
          <w:szCs w:val="22"/>
        </w:rPr>
        <w:t>.</w:t>
      </w:r>
      <w:r w:rsidR="000B7259">
        <w:rPr>
          <w:rFonts w:ascii="Arial" w:hAnsi="Arial" w:cs="Arial"/>
          <w:color w:val="000000"/>
          <w:sz w:val="22"/>
          <w:szCs w:val="22"/>
        </w:rPr>
        <w:t xml:space="preserve"> </w:t>
      </w:r>
      <w:r w:rsidR="000F3554">
        <w:rPr>
          <w:rFonts w:ascii="Arial" w:hAnsi="Arial" w:cs="Arial"/>
          <w:color w:val="000000"/>
          <w:sz w:val="22"/>
          <w:szCs w:val="22"/>
        </w:rPr>
        <w:t>With</w:t>
      </w:r>
      <w:r w:rsidR="000B7259">
        <w:rPr>
          <w:rFonts w:ascii="Arial" w:hAnsi="Arial" w:cs="Arial"/>
          <w:color w:val="000000"/>
          <w:sz w:val="22"/>
          <w:szCs w:val="22"/>
        </w:rPr>
        <w:t>in</w:t>
      </w:r>
      <w:r w:rsidR="000F3554">
        <w:rPr>
          <w:rFonts w:ascii="Arial" w:hAnsi="Arial" w:cs="Arial"/>
          <w:color w:val="000000"/>
          <w:sz w:val="22"/>
          <w:szCs w:val="22"/>
        </w:rPr>
        <w:t xml:space="preserve"> such a system,</w:t>
      </w:r>
      <w:r w:rsidR="00E4278A">
        <w:rPr>
          <w:rFonts w:ascii="Arial" w:hAnsi="Arial" w:cs="Arial"/>
          <w:color w:val="000000"/>
          <w:sz w:val="22"/>
          <w:szCs w:val="22"/>
        </w:rPr>
        <w:t xml:space="preserve"> each participan</w:t>
      </w:r>
      <w:r w:rsidR="000F3554">
        <w:rPr>
          <w:rFonts w:ascii="Arial" w:hAnsi="Arial" w:cs="Arial"/>
          <w:color w:val="000000"/>
          <w:sz w:val="22"/>
          <w:szCs w:val="22"/>
        </w:rPr>
        <w:t>t</w:t>
      </w:r>
      <w:r w:rsidR="00E4278A">
        <w:rPr>
          <w:rFonts w:ascii="Arial" w:hAnsi="Arial" w:cs="Arial"/>
          <w:color w:val="000000"/>
          <w:sz w:val="22"/>
          <w:szCs w:val="22"/>
        </w:rPr>
        <w:t xml:space="preserve"> in</w:t>
      </w:r>
      <w:r>
        <w:rPr>
          <w:rFonts w:ascii="Arial" w:hAnsi="Arial" w:cs="Arial"/>
          <w:color w:val="000000"/>
          <w:sz w:val="22"/>
          <w:szCs w:val="22"/>
        </w:rPr>
        <w:t xml:space="preserve"> the network can </w:t>
      </w:r>
      <w:r w:rsidR="00042223">
        <w:rPr>
          <w:rFonts w:ascii="Arial" w:hAnsi="Arial" w:cs="Arial"/>
          <w:color w:val="000000"/>
          <w:sz w:val="22"/>
          <w:szCs w:val="22"/>
        </w:rPr>
        <w:t>come to agreement on the next set of transactions to be include</w:t>
      </w:r>
      <w:r w:rsidR="00E83842">
        <w:rPr>
          <w:rFonts w:ascii="Arial" w:hAnsi="Arial" w:cs="Arial"/>
          <w:color w:val="000000"/>
          <w:sz w:val="22"/>
          <w:szCs w:val="22"/>
        </w:rPr>
        <w:t>d</w:t>
      </w:r>
      <w:r w:rsidR="00042223">
        <w:rPr>
          <w:rFonts w:ascii="Arial" w:hAnsi="Arial" w:cs="Arial"/>
          <w:color w:val="000000"/>
          <w:sz w:val="22"/>
          <w:szCs w:val="22"/>
        </w:rPr>
        <w:t xml:space="preserve"> into a block</w:t>
      </w:r>
      <w:r w:rsidR="00E4278A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042223">
        <w:rPr>
          <w:rFonts w:ascii="Arial" w:hAnsi="Arial" w:cs="Arial"/>
          <w:color w:val="000000"/>
          <w:sz w:val="22"/>
          <w:szCs w:val="22"/>
        </w:rPr>
        <w:t>and added to the</w:t>
      </w:r>
      <w:r>
        <w:rPr>
          <w:rFonts w:ascii="Arial" w:hAnsi="Arial" w:cs="Arial"/>
          <w:color w:val="000000"/>
          <w:sz w:val="22"/>
          <w:szCs w:val="22"/>
        </w:rPr>
        <w:t xml:space="preserve"> chain</w:t>
      </w:r>
      <w:r w:rsidR="00042223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C06499">
        <w:rPr>
          <w:rFonts w:ascii="Arial" w:hAnsi="Arial" w:cs="Arial"/>
          <w:color w:val="000000"/>
          <w:sz w:val="22"/>
          <w:szCs w:val="22"/>
        </w:rPr>
        <w:t>however</w:t>
      </w:r>
      <w:r w:rsidR="00E54D7B">
        <w:rPr>
          <w:rFonts w:ascii="Arial" w:hAnsi="Arial" w:cs="Arial"/>
          <w:color w:val="000000"/>
          <w:sz w:val="22"/>
          <w:szCs w:val="22"/>
        </w:rPr>
        <w:t>,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 </w:t>
      </w:r>
      <w:r w:rsidR="00C06499">
        <w:rPr>
          <w:rFonts w:ascii="Arial" w:hAnsi="Arial" w:cs="Arial"/>
          <w:color w:val="000000"/>
          <w:sz w:val="22"/>
          <w:szCs w:val="22"/>
        </w:rPr>
        <w:t>there is a severe</w:t>
      </w:r>
      <w:r w:rsidR="00477DDF">
        <w:rPr>
          <w:rFonts w:ascii="Arial" w:hAnsi="Arial" w:cs="Arial"/>
          <w:color w:val="000000"/>
          <w:sz w:val="22"/>
          <w:szCs w:val="22"/>
        </w:rPr>
        <w:t xml:space="preserve"> computational cost associated with </w:t>
      </w:r>
      <w:r w:rsidR="00907E76">
        <w:rPr>
          <w:rFonts w:ascii="Arial" w:hAnsi="Arial" w:cs="Arial"/>
          <w:color w:val="000000"/>
          <w:sz w:val="22"/>
          <w:szCs w:val="22"/>
        </w:rPr>
        <w:t>remov</w:t>
      </w:r>
      <w:r w:rsidR="00477DDF">
        <w:rPr>
          <w:rFonts w:ascii="Arial" w:hAnsi="Arial" w:cs="Arial"/>
          <w:color w:val="000000"/>
          <w:sz w:val="22"/>
          <w:szCs w:val="22"/>
        </w:rPr>
        <w:t>ing</w:t>
      </w:r>
      <w:r w:rsidR="00E54D7B">
        <w:rPr>
          <w:rFonts w:ascii="Arial" w:hAnsi="Arial" w:cs="Arial"/>
          <w:color w:val="000000"/>
          <w:sz w:val="22"/>
          <w:szCs w:val="22"/>
        </w:rPr>
        <w:t xml:space="preserve"> or alter</w:t>
      </w:r>
      <w:r w:rsidR="00477DDF">
        <w:rPr>
          <w:rFonts w:ascii="Arial" w:hAnsi="Arial" w:cs="Arial"/>
          <w:color w:val="000000"/>
          <w:sz w:val="22"/>
          <w:szCs w:val="22"/>
        </w:rPr>
        <w:t>ing</w:t>
      </w:r>
      <w:r w:rsidR="00907E76">
        <w:rPr>
          <w:rFonts w:ascii="Arial" w:hAnsi="Arial" w:cs="Arial"/>
          <w:color w:val="000000"/>
          <w:sz w:val="22"/>
          <w:szCs w:val="22"/>
        </w:rPr>
        <w:t xml:space="preserve"> existing blocks</w:t>
      </w:r>
      <w:r w:rsidR="00477DDF">
        <w:rPr>
          <w:rFonts w:ascii="Arial" w:hAnsi="Arial" w:cs="Arial"/>
          <w:color w:val="000000"/>
          <w:sz w:val="22"/>
          <w:szCs w:val="22"/>
        </w:rPr>
        <w:t>. In practical terms, the resultant energy barrier associated with this computational cost,</w:t>
      </w:r>
      <w:r w:rsidR="00C06499">
        <w:rPr>
          <w:rFonts w:ascii="Arial" w:hAnsi="Arial" w:cs="Arial"/>
          <w:color w:val="000000"/>
          <w:sz w:val="22"/>
          <w:szCs w:val="22"/>
        </w:rPr>
        <w:t xml:space="preserve"> </w:t>
      </w:r>
      <w:r w:rsidR="009C00DC">
        <w:rPr>
          <w:rFonts w:ascii="Arial" w:hAnsi="Arial" w:cs="Arial"/>
          <w:color w:val="000000"/>
          <w:sz w:val="22"/>
          <w:szCs w:val="22"/>
        </w:rPr>
        <w:t>mak</w:t>
      </w:r>
      <w:r w:rsidR="00C06499">
        <w:rPr>
          <w:rFonts w:ascii="Arial" w:hAnsi="Arial" w:cs="Arial"/>
          <w:color w:val="000000"/>
          <w:sz w:val="22"/>
          <w:szCs w:val="22"/>
        </w:rPr>
        <w:t>es</w:t>
      </w:r>
      <w:r w:rsidR="009C00DC">
        <w:rPr>
          <w:rFonts w:ascii="Arial" w:hAnsi="Arial" w:cs="Arial"/>
          <w:color w:val="000000"/>
          <w:sz w:val="22"/>
          <w:szCs w:val="22"/>
        </w:rPr>
        <w:t xml:space="preserve"> th</w:t>
      </w:r>
      <w:r w:rsidR="00C06499">
        <w:rPr>
          <w:rFonts w:ascii="Arial" w:hAnsi="Arial" w:cs="Arial"/>
          <w:color w:val="000000"/>
          <w:sz w:val="22"/>
          <w:szCs w:val="22"/>
        </w:rPr>
        <w:t>e database</w:t>
      </w:r>
      <w:r w:rsidR="00F94D67">
        <w:rPr>
          <w:rFonts w:ascii="Arial" w:hAnsi="Arial" w:cs="Arial"/>
          <w:color w:val="000000"/>
          <w:sz w:val="22"/>
          <w:szCs w:val="22"/>
        </w:rPr>
        <w:t xml:space="preserve"> highly</w:t>
      </w:r>
      <w:r w:rsidR="00C06499">
        <w:rPr>
          <w:rFonts w:ascii="Arial" w:hAnsi="Arial" w:cs="Arial"/>
          <w:color w:val="000000"/>
          <w:sz w:val="22"/>
          <w:szCs w:val="22"/>
        </w:rPr>
        <w:t xml:space="preserve"> immutable</w:t>
      </w:r>
      <w:r w:rsidR="009C00DC">
        <w:rPr>
          <w:rFonts w:ascii="Arial" w:hAnsi="Arial" w:cs="Arial"/>
          <w:color w:val="000000"/>
          <w:sz w:val="22"/>
          <w:szCs w:val="22"/>
        </w:rPr>
        <w:t>.</w:t>
      </w:r>
      <w:r w:rsidR="00A352E5">
        <w:rPr>
          <w:rFonts w:ascii="Arial" w:hAnsi="Arial" w:cs="Arial"/>
          <w:color w:val="000000"/>
          <w:sz w:val="22"/>
          <w:szCs w:val="22"/>
        </w:rPr>
        <w:t xml:space="preserve"> This immutability is evident </w:t>
      </w:r>
      <w:r w:rsidR="00F94D67">
        <w:rPr>
          <w:rFonts w:ascii="Arial" w:hAnsi="Arial" w:cs="Arial"/>
          <w:color w:val="000000"/>
          <w:sz w:val="22"/>
          <w:szCs w:val="22"/>
        </w:rPr>
        <w:t>in</w:t>
      </w:r>
      <w:r w:rsidR="00A352E5">
        <w:rPr>
          <w:rFonts w:ascii="Arial" w:hAnsi="Arial" w:cs="Arial"/>
          <w:color w:val="000000"/>
          <w:sz w:val="22"/>
          <w:szCs w:val="22"/>
        </w:rPr>
        <w:t xml:space="preserve"> </w:t>
      </w:r>
      <w:r w:rsidR="00F94D67">
        <w:rPr>
          <w:rFonts w:ascii="Arial" w:hAnsi="Arial" w:cs="Arial"/>
          <w:color w:val="000000"/>
          <w:sz w:val="22"/>
          <w:szCs w:val="22"/>
        </w:rPr>
        <w:t>B</w:t>
      </w:r>
      <w:r w:rsidR="00A352E5">
        <w:rPr>
          <w:rFonts w:ascii="Arial" w:hAnsi="Arial" w:cs="Arial"/>
          <w:color w:val="000000"/>
          <w:sz w:val="22"/>
          <w:szCs w:val="22"/>
        </w:rPr>
        <w:t xml:space="preserve">itcoin which has </w:t>
      </w:r>
      <w:r w:rsidR="000B7259">
        <w:rPr>
          <w:rFonts w:ascii="Arial" w:hAnsi="Arial" w:cs="Arial"/>
          <w:color w:val="000000"/>
          <w:sz w:val="22"/>
          <w:szCs w:val="22"/>
        </w:rPr>
        <w:t>a perfect audit trail of the movement of all bitcoin tokens</w:t>
      </w:r>
      <w:r w:rsidR="007A3925">
        <w:rPr>
          <w:rFonts w:ascii="Arial" w:hAnsi="Arial" w:cs="Arial"/>
          <w:color w:val="000000"/>
          <w:sz w:val="22"/>
          <w:szCs w:val="22"/>
        </w:rPr>
        <w:t xml:space="preserve"> since it went live back in 2009</w:t>
      </w:r>
      <w:r w:rsidR="000B7259">
        <w:rPr>
          <w:rFonts w:ascii="Arial" w:hAnsi="Arial" w:cs="Arial"/>
          <w:color w:val="000000"/>
          <w:sz w:val="22"/>
          <w:szCs w:val="22"/>
        </w:rPr>
        <w:t>.</w:t>
      </w:r>
      <w:r w:rsidR="00F8463C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7076C17" w14:textId="0C9A4F71" w:rsidR="00DF4F83" w:rsidRPr="00992FD2" w:rsidRDefault="003D67FA" w:rsidP="006B2B2E">
      <w:pPr>
        <w:pStyle w:val="Heading2"/>
        <w:spacing w:before="360" w:after="120"/>
        <w:rPr>
          <w:rFonts w:asciiTheme="minorHAnsi" w:hAnsiTheme="minorHAnsi" w:cstheme="minorHAnsi"/>
          <w:bCs/>
          <w:sz w:val="24"/>
          <w:szCs w:val="32"/>
        </w:rPr>
      </w:pPr>
      <w:bookmarkStart w:id="22" w:name="_Toc531609490"/>
      <w:r w:rsidRPr="00992FD2">
        <w:rPr>
          <w:rFonts w:asciiTheme="minorHAnsi" w:hAnsiTheme="minorHAnsi" w:cstheme="minorHAnsi"/>
          <w:bCs/>
          <w:sz w:val="24"/>
          <w:szCs w:val="32"/>
        </w:rPr>
        <w:t>Full Node technology</w:t>
      </w:r>
      <w:bookmarkEnd w:id="22"/>
    </w:p>
    <w:p w14:paraId="7B39B91E" w14:textId="5A9B55C5" w:rsidR="008A7C8E" w:rsidRDefault="008A7C8E" w:rsidP="008A7C8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A7C8E">
        <w:rPr>
          <w:rFonts w:ascii="Arial" w:hAnsi="Arial" w:cs="Arial"/>
          <w:color w:val="000000"/>
          <w:sz w:val="22"/>
          <w:szCs w:val="22"/>
        </w:rPr>
        <w:t xml:space="preserve">Computers which participate in the Bitcoin network are called nodes, and those which fully verify </w:t>
      </w:r>
      <w:r w:rsidR="00D75E0B" w:rsidRPr="008A7C8E">
        <w:rPr>
          <w:rFonts w:ascii="Arial" w:hAnsi="Arial" w:cs="Arial"/>
          <w:color w:val="000000"/>
          <w:sz w:val="22"/>
          <w:szCs w:val="22"/>
        </w:rPr>
        <w:t>all</w:t>
      </w:r>
      <w:r w:rsidRPr="008A7C8E">
        <w:rPr>
          <w:rFonts w:ascii="Arial" w:hAnsi="Arial" w:cs="Arial"/>
          <w:color w:val="000000"/>
          <w:sz w:val="22"/>
          <w:szCs w:val="22"/>
        </w:rPr>
        <w:t xml:space="preserve"> the rules of </w:t>
      </w:r>
      <w:r w:rsidR="00D75E0B">
        <w:rPr>
          <w:rFonts w:ascii="Arial" w:hAnsi="Arial" w:cs="Arial"/>
          <w:color w:val="000000"/>
          <w:sz w:val="22"/>
          <w:szCs w:val="22"/>
        </w:rPr>
        <w:t xml:space="preserve">the </w:t>
      </w:r>
      <w:r w:rsidRPr="008A7C8E">
        <w:rPr>
          <w:rFonts w:ascii="Arial" w:hAnsi="Arial" w:cs="Arial"/>
          <w:color w:val="000000"/>
          <w:sz w:val="22"/>
          <w:szCs w:val="22"/>
        </w:rPr>
        <w:t>Bitcoin</w:t>
      </w:r>
      <w:r w:rsidR="00D75E0B">
        <w:rPr>
          <w:rFonts w:ascii="Arial" w:hAnsi="Arial" w:cs="Arial"/>
          <w:color w:val="000000"/>
          <w:sz w:val="22"/>
          <w:szCs w:val="22"/>
        </w:rPr>
        <w:t xml:space="preserve"> protocol</w:t>
      </w:r>
      <w:r w:rsidRPr="008A7C8E">
        <w:rPr>
          <w:rFonts w:ascii="Arial" w:hAnsi="Arial" w:cs="Arial"/>
          <w:color w:val="000000"/>
          <w:sz w:val="22"/>
          <w:szCs w:val="22"/>
        </w:rPr>
        <w:t xml:space="preserve"> are called full nodes. These nodes are an integral software component of the Bitcoin network and along with validating all transactions and blocks, also help relay them to other nodes. </w:t>
      </w:r>
    </w:p>
    <w:p w14:paraId="6C896E12" w14:textId="77777777" w:rsidR="008A7C8E" w:rsidRDefault="008A7C8E" w:rsidP="008A7C8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F68FED" w14:textId="0A761EB0" w:rsidR="0078543D" w:rsidRDefault="008A7C8E" w:rsidP="00F834D5">
      <w:pPr>
        <w:pStyle w:val="NormalWeb"/>
        <w:spacing w:before="0" w:beforeAutospacing="0" w:after="0" w:afterAutospacing="0"/>
        <w:rPr>
          <w:sz w:val="22"/>
        </w:rPr>
      </w:pPr>
      <w:r w:rsidRPr="008A7C8E">
        <w:rPr>
          <w:rFonts w:ascii="Arial" w:hAnsi="Arial" w:cs="Arial"/>
          <w:color w:val="000000"/>
          <w:sz w:val="22"/>
          <w:szCs w:val="22"/>
        </w:rPr>
        <w:t xml:space="preserve">The full node software is essential for users who wish to use Bitcoin in a </w:t>
      </w:r>
      <w:r w:rsidR="00D67511">
        <w:rPr>
          <w:rFonts w:ascii="Arial" w:hAnsi="Arial" w:cs="Arial"/>
          <w:color w:val="000000"/>
          <w:sz w:val="22"/>
          <w:szCs w:val="22"/>
        </w:rPr>
        <w:t>non-trust-based</w:t>
      </w:r>
      <w:r w:rsidR="00862AB6">
        <w:rPr>
          <w:rFonts w:ascii="Arial" w:hAnsi="Arial" w:cs="Arial"/>
          <w:color w:val="000000"/>
          <w:sz w:val="22"/>
          <w:szCs w:val="22"/>
        </w:rPr>
        <w:t xml:space="preserve"> manner</w:t>
      </w:r>
      <w:commentRangeStart w:id="23"/>
      <w:commentRangeStart w:id="24"/>
      <w:commentRangeStart w:id="25"/>
      <w:r w:rsidRPr="008A7C8E">
        <w:rPr>
          <w:rFonts w:ascii="Arial" w:hAnsi="Arial" w:cs="Arial"/>
          <w:color w:val="000000"/>
          <w:sz w:val="22"/>
          <w:szCs w:val="22"/>
        </w:rPr>
        <w:t xml:space="preserve"> </w:t>
      </w:r>
      <w:commentRangeEnd w:id="23"/>
      <w:r w:rsidR="00C226A0">
        <w:rPr>
          <w:rStyle w:val="CommentReference"/>
          <w:rFonts w:ascii="Verdana" w:eastAsia="Verdana" w:hAnsi="Verdana" w:cs="Verdana"/>
          <w:lang w:eastAsia="en-US"/>
        </w:rPr>
        <w:commentReference w:id="23"/>
      </w:r>
      <w:commentRangeEnd w:id="24"/>
      <w:r w:rsidR="00D67511">
        <w:rPr>
          <w:rStyle w:val="CommentReference"/>
          <w:rFonts w:ascii="Verdana" w:eastAsia="Verdana" w:hAnsi="Verdana" w:cs="Verdana"/>
          <w:lang w:eastAsia="en-US"/>
        </w:rPr>
        <w:commentReference w:id="24"/>
      </w:r>
      <w:commentRangeEnd w:id="25"/>
      <w:r w:rsidR="00D67511">
        <w:rPr>
          <w:rStyle w:val="CommentReference"/>
          <w:rFonts w:ascii="Verdana" w:eastAsia="Verdana" w:hAnsi="Verdana" w:cs="Verdana"/>
          <w:lang w:eastAsia="en-US"/>
        </w:rPr>
        <w:commentReference w:id="25"/>
      </w:r>
      <w:r w:rsidRPr="008A7C8E">
        <w:rPr>
          <w:rFonts w:ascii="Arial" w:hAnsi="Arial" w:cs="Arial"/>
          <w:color w:val="000000"/>
          <w:sz w:val="22"/>
          <w:szCs w:val="22"/>
        </w:rPr>
        <w:t xml:space="preserve">to 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maximi</w:t>
      </w:r>
      <w:r w:rsidR="009C742B">
        <w:rPr>
          <w:rFonts w:ascii="Arial" w:hAnsi="Arial" w:cs="Arial"/>
          <w:noProof/>
          <w:color w:val="000000"/>
          <w:sz w:val="22"/>
          <w:szCs w:val="22"/>
        </w:rPr>
        <w:t>z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e</w:t>
      </w:r>
      <w:r w:rsidRPr="008A7C8E">
        <w:rPr>
          <w:rFonts w:ascii="Arial" w:hAnsi="Arial" w:cs="Arial"/>
          <w:color w:val="000000"/>
          <w:sz w:val="22"/>
          <w:szCs w:val="22"/>
        </w:rPr>
        <w:t xml:space="preserve"> security, privacy 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and</w:t>
      </w:r>
      <w:r w:rsidRPr="008A7C8E">
        <w:rPr>
          <w:rFonts w:ascii="Arial" w:hAnsi="Arial" w:cs="Arial"/>
          <w:color w:val="000000"/>
          <w:sz w:val="22"/>
          <w:szCs w:val="22"/>
        </w:rPr>
        <w:t xml:space="preserve"> avail of the </w:t>
      </w:r>
      <w:bookmarkStart w:id="26" w:name="_Hlk528090395"/>
      <w:r w:rsidRPr="008A7C8E">
        <w:rPr>
          <w:rFonts w:ascii="Arial" w:hAnsi="Arial" w:cs="Arial"/>
          <w:color w:val="000000"/>
          <w:sz w:val="22"/>
          <w:szCs w:val="22"/>
        </w:rPr>
        <w:t>full Bitcoin functionality</w:t>
      </w:r>
      <w:bookmarkEnd w:id="26"/>
      <w:r w:rsidRPr="008A7C8E">
        <w:rPr>
          <w:rFonts w:ascii="Arial" w:hAnsi="Arial" w:cs="Arial"/>
          <w:color w:val="000000"/>
          <w:sz w:val="22"/>
          <w:szCs w:val="22"/>
        </w:rPr>
        <w:t xml:space="preserve">. Therefore, this software is often run by individual Bitcoin users, miners, cryptocurrency exchanges, wallet providers, payment processors </w:t>
      </w:r>
      <w:r w:rsidRPr="00873616">
        <w:rPr>
          <w:rFonts w:ascii="Arial" w:hAnsi="Arial" w:cs="Arial"/>
          <w:noProof/>
          <w:color w:val="000000"/>
          <w:sz w:val="22"/>
          <w:szCs w:val="22"/>
        </w:rPr>
        <w:t>and</w:t>
      </w:r>
      <w:r w:rsidRPr="008A7C8E">
        <w:rPr>
          <w:rFonts w:ascii="Arial" w:hAnsi="Arial" w:cs="Arial"/>
          <w:color w:val="000000"/>
          <w:sz w:val="22"/>
          <w:szCs w:val="22"/>
        </w:rPr>
        <w:t xml:space="preserve"> blockchain analytics providers.</w:t>
      </w:r>
      <w:r w:rsidR="0078543D">
        <w:rPr>
          <w:rFonts w:ascii="Arial" w:hAnsi="Arial" w:cs="Arial"/>
          <w:color w:val="000000"/>
          <w:sz w:val="22"/>
          <w:szCs w:val="22"/>
        </w:rPr>
        <w:t xml:space="preserve"> </w:t>
      </w:r>
      <w:r w:rsidR="008C053B">
        <w:rPr>
          <w:rFonts w:ascii="Arial" w:hAnsi="Arial" w:cs="Arial"/>
          <w:color w:val="000000"/>
          <w:sz w:val="22"/>
          <w:szCs w:val="22"/>
        </w:rPr>
        <w:t>N</w:t>
      </w:r>
      <w:r w:rsidR="00CD61C8">
        <w:rPr>
          <w:rFonts w:ascii="Arial" w:hAnsi="Arial" w:cs="Arial"/>
          <w:color w:val="000000"/>
          <w:sz w:val="22"/>
          <w:szCs w:val="22"/>
        </w:rPr>
        <w:t>odes help the network become more</w:t>
      </w:r>
      <w:r w:rsidR="003A5208" w:rsidRPr="00C57F37">
        <w:rPr>
          <w:rFonts w:ascii="Arial" w:hAnsi="Arial" w:cs="Arial"/>
          <w:color w:val="000000"/>
          <w:sz w:val="22"/>
          <w:szCs w:val="22"/>
        </w:rPr>
        <w:t xml:space="preserve"> </w:t>
      </w:r>
      <w:r w:rsidR="004E0E57">
        <w:rPr>
          <w:rFonts w:ascii="Arial" w:hAnsi="Arial" w:cs="Arial"/>
          <w:color w:val="000000"/>
          <w:sz w:val="22"/>
          <w:szCs w:val="22"/>
        </w:rPr>
        <w:t>secure</w:t>
      </w:r>
      <w:r w:rsidR="00CD61C8">
        <w:rPr>
          <w:rFonts w:ascii="Arial" w:hAnsi="Arial" w:cs="Arial"/>
          <w:color w:val="000000"/>
          <w:sz w:val="22"/>
          <w:szCs w:val="22"/>
        </w:rPr>
        <w:t xml:space="preserve"> and better able to relay transactions</w:t>
      </w:r>
      <w:r w:rsidR="008C053B">
        <w:rPr>
          <w:rFonts w:ascii="Arial" w:hAnsi="Arial" w:cs="Arial"/>
          <w:color w:val="000000"/>
          <w:sz w:val="22"/>
          <w:szCs w:val="22"/>
        </w:rPr>
        <w:t xml:space="preserve"> globally</w:t>
      </w:r>
      <w:r w:rsidR="00CD61C8">
        <w:rPr>
          <w:rFonts w:ascii="Arial" w:hAnsi="Arial" w:cs="Arial"/>
          <w:color w:val="000000"/>
          <w:sz w:val="22"/>
          <w:szCs w:val="22"/>
        </w:rPr>
        <w:t>.</w:t>
      </w:r>
      <w:r w:rsidR="003A5208" w:rsidRPr="00C57F37">
        <w:rPr>
          <w:rFonts w:ascii="Arial" w:hAnsi="Arial" w:cs="Arial"/>
          <w:color w:val="000000"/>
          <w:sz w:val="22"/>
          <w:szCs w:val="22"/>
        </w:rPr>
        <w:t xml:space="preserve"> </w:t>
      </w:r>
      <w:r w:rsidR="00CD61C8" w:rsidRPr="00873616">
        <w:rPr>
          <w:rFonts w:ascii="Arial" w:hAnsi="Arial" w:cs="Arial"/>
          <w:noProof/>
          <w:color w:val="000000"/>
          <w:sz w:val="22"/>
          <w:szCs w:val="22"/>
        </w:rPr>
        <w:t>C</w:t>
      </w:r>
      <w:r w:rsidR="003A5208" w:rsidRPr="00873616">
        <w:rPr>
          <w:rFonts w:ascii="Arial" w:hAnsi="Arial" w:cs="Arial"/>
          <w:noProof/>
          <w:color w:val="000000"/>
          <w:sz w:val="22"/>
          <w:szCs w:val="22"/>
        </w:rPr>
        <w:t>urrently</w:t>
      </w:r>
      <w:r w:rsidR="008C053B">
        <w:rPr>
          <w:rFonts w:ascii="Arial" w:hAnsi="Arial" w:cs="Arial"/>
          <w:noProof/>
          <w:color w:val="000000"/>
          <w:sz w:val="22"/>
          <w:szCs w:val="22"/>
        </w:rPr>
        <w:t>,</w:t>
      </w:r>
      <w:r w:rsidR="00CD61C8">
        <w:rPr>
          <w:rFonts w:ascii="Arial" w:hAnsi="Arial" w:cs="Arial"/>
          <w:color w:val="000000"/>
          <w:sz w:val="22"/>
          <w:szCs w:val="22"/>
        </w:rPr>
        <w:t xml:space="preserve"> the</w:t>
      </w:r>
      <w:r w:rsidR="003A5208" w:rsidRPr="00C57F37">
        <w:rPr>
          <w:rFonts w:ascii="Arial" w:hAnsi="Arial" w:cs="Arial"/>
          <w:color w:val="000000"/>
          <w:sz w:val="22"/>
          <w:szCs w:val="22"/>
        </w:rPr>
        <w:t xml:space="preserve"> </w:t>
      </w:r>
      <w:r w:rsidR="00502199" w:rsidRPr="00C57F37">
        <w:rPr>
          <w:rFonts w:ascii="Arial" w:hAnsi="Arial" w:cs="Arial"/>
          <w:color w:val="000000"/>
          <w:sz w:val="22"/>
          <w:szCs w:val="22"/>
        </w:rPr>
        <w:t>bitcoin</w:t>
      </w:r>
      <w:r w:rsidR="00C166A3">
        <w:rPr>
          <w:rFonts w:ascii="Arial" w:hAnsi="Arial" w:cs="Arial"/>
          <w:color w:val="000000"/>
          <w:sz w:val="22"/>
          <w:szCs w:val="22"/>
        </w:rPr>
        <w:t xml:space="preserve"> network is made up of</w:t>
      </w:r>
      <w:r w:rsidR="00502199" w:rsidRPr="00C57F37">
        <w:rPr>
          <w:rFonts w:ascii="Arial" w:hAnsi="Arial" w:cs="Arial"/>
          <w:color w:val="000000"/>
          <w:sz w:val="22"/>
          <w:szCs w:val="22"/>
        </w:rPr>
        <w:t xml:space="preserve"> </w:t>
      </w:r>
      <w:r w:rsidR="007653BA" w:rsidRPr="00C57F37">
        <w:rPr>
          <w:rFonts w:ascii="Arial" w:hAnsi="Arial" w:cs="Arial"/>
          <w:color w:val="000000"/>
          <w:sz w:val="22"/>
          <w:szCs w:val="22"/>
        </w:rPr>
        <w:t>~10,000 reachable nodes</w:t>
      </w:r>
      <w:r w:rsidR="00CB2BCF">
        <w:rPr>
          <w:rFonts w:ascii="Arial" w:hAnsi="Arial" w:cs="Arial"/>
          <w:color w:val="000000"/>
          <w:sz w:val="22"/>
          <w:szCs w:val="22"/>
        </w:rPr>
        <w:t xml:space="preserve"> [</w:t>
      </w:r>
      <w:r w:rsidR="008C053B">
        <w:rPr>
          <w:rFonts w:ascii="Arial" w:hAnsi="Arial" w:cs="Arial"/>
          <w:color w:val="000000"/>
          <w:sz w:val="22"/>
          <w:szCs w:val="22"/>
        </w:rPr>
        <w:t>2</w:t>
      </w:r>
      <w:r w:rsidR="00CB2BCF">
        <w:rPr>
          <w:rFonts w:ascii="Arial" w:hAnsi="Arial" w:cs="Arial"/>
          <w:color w:val="000000"/>
          <w:sz w:val="22"/>
          <w:szCs w:val="22"/>
        </w:rPr>
        <w:t>]</w:t>
      </w:r>
      <w:r w:rsidR="007653BA" w:rsidRPr="00FE1444">
        <w:rPr>
          <w:rFonts w:ascii="Arial" w:hAnsi="Arial" w:cs="Arial"/>
          <w:sz w:val="22"/>
        </w:rPr>
        <w:t>.</w:t>
      </w:r>
      <w:r w:rsidR="007653BA" w:rsidRPr="00FE1444">
        <w:rPr>
          <w:sz w:val="22"/>
        </w:rPr>
        <w:t xml:space="preserve"> </w:t>
      </w:r>
    </w:p>
    <w:p w14:paraId="6262C356" w14:textId="77777777" w:rsidR="0078543D" w:rsidRDefault="0078543D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901F44D" w14:textId="500C0185" w:rsidR="005869CC" w:rsidRDefault="0078543D" w:rsidP="005869C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For </w:t>
      </w:r>
      <w:r w:rsidR="00AA3EA1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construction of the kdb+ based blockchain explorer described </w:t>
      </w:r>
      <w:r w:rsidR="00930BF5">
        <w:rPr>
          <w:rFonts w:ascii="Arial" w:hAnsi="Arial" w:cs="Arial"/>
          <w:color w:val="000000"/>
          <w:sz w:val="22"/>
          <w:szCs w:val="22"/>
        </w:rPr>
        <w:t xml:space="preserve">in this paper, a </w:t>
      </w:r>
      <w:r w:rsidR="00780947">
        <w:rPr>
          <w:rFonts w:ascii="Arial" w:hAnsi="Arial" w:cs="Arial"/>
          <w:color w:val="000000"/>
          <w:sz w:val="22"/>
          <w:szCs w:val="22"/>
        </w:rPr>
        <w:t>f</w:t>
      </w:r>
      <w:r w:rsidR="00930BF5">
        <w:rPr>
          <w:rFonts w:ascii="Arial" w:hAnsi="Arial" w:cs="Arial"/>
          <w:color w:val="000000"/>
          <w:sz w:val="22"/>
          <w:szCs w:val="22"/>
        </w:rPr>
        <w:t xml:space="preserve">ull </w:t>
      </w:r>
      <w:r w:rsidR="00780947">
        <w:rPr>
          <w:rFonts w:ascii="Arial" w:hAnsi="Arial" w:cs="Arial"/>
          <w:color w:val="000000"/>
          <w:sz w:val="22"/>
          <w:szCs w:val="22"/>
        </w:rPr>
        <w:t>n</w:t>
      </w:r>
      <w:r w:rsidR="00930BF5">
        <w:rPr>
          <w:rFonts w:ascii="Arial" w:hAnsi="Arial" w:cs="Arial"/>
          <w:color w:val="000000"/>
          <w:sz w:val="22"/>
          <w:szCs w:val="22"/>
        </w:rPr>
        <w:t>ode will be required</w:t>
      </w:r>
      <w:r w:rsidR="009366D5">
        <w:rPr>
          <w:rFonts w:ascii="Arial" w:hAnsi="Arial" w:cs="Arial"/>
          <w:color w:val="000000"/>
          <w:sz w:val="22"/>
          <w:szCs w:val="22"/>
        </w:rPr>
        <w:t xml:space="preserve"> to provide bot</w:t>
      </w:r>
      <w:r w:rsidR="00A45761">
        <w:rPr>
          <w:rFonts w:ascii="Arial" w:hAnsi="Arial" w:cs="Arial"/>
          <w:color w:val="000000"/>
          <w:sz w:val="22"/>
          <w:szCs w:val="22"/>
        </w:rPr>
        <w:t>h</w:t>
      </w:r>
      <w:r w:rsidR="009366D5">
        <w:rPr>
          <w:rFonts w:ascii="Arial" w:hAnsi="Arial" w:cs="Arial"/>
          <w:color w:val="000000"/>
          <w:sz w:val="22"/>
          <w:szCs w:val="22"/>
        </w:rPr>
        <w:t xml:space="preserve"> historical and real-time blocks </w:t>
      </w:r>
      <w:r w:rsidR="00930BF5">
        <w:rPr>
          <w:rFonts w:ascii="Arial" w:hAnsi="Arial" w:cs="Arial"/>
          <w:color w:val="000000"/>
          <w:sz w:val="22"/>
          <w:szCs w:val="22"/>
        </w:rPr>
        <w:t>which will be used to create the underlying kdb+ database.</w:t>
      </w:r>
      <w:r w:rsidR="00214517">
        <w:rPr>
          <w:rFonts w:ascii="Arial" w:hAnsi="Arial" w:cs="Arial"/>
          <w:color w:val="000000"/>
          <w:sz w:val="22"/>
          <w:szCs w:val="22"/>
        </w:rPr>
        <w:t xml:space="preserve"> In the next section, a</w:t>
      </w:r>
      <w:r w:rsidR="003E3A98">
        <w:rPr>
          <w:rFonts w:ascii="Arial" w:hAnsi="Arial" w:cs="Arial"/>
          <w:color w:val="000000"/>
          <w:sz w:val="22"/>
          <w:szCs w:val="22"/>
        </w:rPr>
        <w:t xml:space="preserve"> brief overview of current blockchain explorer technology will be provided together with examples of </w:t>
      </w:r>
      <w:r w:rsidR="00021897">
        <w:rPr>
          <w:rFonts w:ascii="Arial" w:hAnsi="Arial" w:cs="Arial"/>
          <w:color w:val="000000"/>
          <w:sz w:val="22"/>
          <w:szCs w:val="22"/>
        </w:rPr>
        <w:t xml:space="preserve">the </w:t>
      </w:r>
      <w:r w:rsidR="003E3A98">
        <w:rPr>
          <w:rFonts w:ascii="Arial" w:hAnsi="Arial" w:cs="Arial"/>
          <w:color w:val="000000"/>
          <w:sz w:val="22"/>
          <w:szCs w:val="22"/>
        </w:rPr>
        <w:t>typical user queries run against them.</w:t>
      </w:r>
    </w:p>
    <w:p w14:paraId="2423B982" w14:textId="77777777" w:rsidR="005869CC" w:rsidRDefault="005869CC" w:rsidP="005869C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04924E1" w14:textId="77777777" w:rsidR="005869CC" w:rsidRPr="005869CC" w:rsidRDefault="005869CC" w:rsidP="005869C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5F50BF2" w14:textId="7EA16DB4" w:rsidR="00F834D5" w:rsidRPr="007F04CE" w:rsidRDefault="00900985" w:rsidP="00900985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27" w:name="_Toc531609491"/>
      <w:r w:rsidRPr="007F04CE">
        <w:rPr>
          <w:rFonts w:asciiTheme="minorHAnsi" w:hAnsiTheme="minorHAnsi"/>
          <w:b/>
          <w:sz w:val="24"/>
          <w:szCs w:val="22"/>
        </w:rPr>
        <w:lastRenderedPageBreak/>
        <w:t>B</w:t>
      </w:r>
      <w:r w:rsidR="00786030">
        <w:rPr>
          <w:rFonts w:asciiTheme="minorHAnsi" w:hAnsiTheme="minorHAnsi"/>
          <w:b/>
          <w:sz w:val="24"/>
          <w:szCs w:val="22"/>
        </w:rPr>
        <w:t>lock explorers</w:t>
      </w:r>
      <w:bookmarkEnd w:id="27"/>
    </w:p>
    <w:p w14:paraId="1A1C0EFD" w14:textId="77777777" w:rsidR="00C335D1" w:rsidRDefault="00C335D1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61EEBE5" w14:textId="06CEA24A" w:rsidR="00FA49E1" w:rsidRDefault="009D4414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full node software</w:t>
      </w:r>
      <w:r w:rsidR="00E16D5D">
        <w:rPr>
          <w:rFonts w:ascii="Arial" w:hAnsi="Arial" w:cs="Arial"/>
          <w:color w:val="000000"/>
          <w:sz w:val="22"/>
          <w:szCs w:val="22"/>
        </w:rPr>
        <w:t xml:space="preserve"> described above</w:t>
      </w:r>
      <w:r>
        <w:rPr>
          <w:rFonts w:ascii="Arial" w:hAnsi="Arial" w:cs="Arial"/>
          <w:color w:val="000000"/>
          <w:sz w:val="22"/>
          <w:szCs w:val="22"/>
        </w:rPr>
        <w:t xml:space="preserve"> is open source and free to download</w:t>
      </w:r>
      <w:r w:rsidR="00741B3F">
        <w:rPr>
          <w:rFonts w:ascii="Arial" w:hAnsi="Arial" w:cs="Arial"/>
          <w:color w:val="000000"/>
          <w:sz w:val="22"/>
          <w:szCs w:val="22"/>
        </w:rPr>
        <w:t>,</w:t>
      </w:r>
      <w:r w:rsidR="00A362C3">
        <w:rPr>
          <w:rFonts w:ascii="Arial" w:hAnsi="Arial" w:cs="Arial"/>
          <w:color w:val="000000"/>
          <w:sz w:val="22"/>
          <w:szCs w:val="22"/>
        </w:rPr>
        <w:t xml:space="preserve"> </w:t>
      </w:r>
      <w:r w:rsidR="009F640B">
        <w:rPr>
          <w:rFonts w:ascii="Arial" w:hAnsi="Arial" w:cs="Arial"/>
          <w:color w:val="000000"/>
          <w:sz w:val="22"/>
          <w:szCs w:val="22"/>
        </w:rPr>
        <w:t xml:space="preserve">making it possible </w:t>
      </w:r>
      <w:r w:rsidR="00B31694">
        <w:rPr>
          <w:rFonts w:ascii="Arial" w:hAnsi="Arial" w:cs="Arial"/>
          <w:color w:val="000000"/>
          <w:sz w:val="22"/>
          <w:szCs w:val="22"/>
        </w:rPr>
        <w:t xml:space="preserve">for anyone to </w:t>
      </w:r>
      <w:r w:rsidR="00741B3F">
        <w:rPr>
          <w:rFonts w:ascii="Arial" w:hAnsi="Arial" w:cs="Arial"/>
          <w:color w:val="000000"/>
          <w:sz w:val="22"/>
          <w:szCs w:val="22"/>
        </w:rPr>
        <w:t>submit transactions to the network independently and keep</w:t>
      </w:r>
      <w:r w:rsidR="00B31694">
        <w:rPr>
          <w:rFonts w:ascii="Arial" w:hAnsi="Arial" w:cs="Arial"/>
          <w:color w:val="000000"/>
          <w:sz w:val="22"/>
          <w:szCs w:val="22"/>
        </w:rPr>
        <w:t xml:space="preserve"> a copy of all transaction history</w:t>
      </w:r>
      <w:r w:rsidR="003F35B3">
        <w:rPr>
          <w:rFonts w:ascii="Arial" w:hAnsi="Arial" w:cs="Arial"/>
          <w:color w:val="000000"/>
          <w:sz w:val="22"/>
          <w:szCs w:val="22"/>
        </w:rPr>
        <w:t xml:space="preserve">. </w:t>
      </w:r>
      <w:r w:rsidR="00952A35">
        <w:rPr>
          <w:rFonts w:ascii="Arial" w:hAnsi="Arial" w:cs="Arial"/>
          <w:color w:val="000000"/>
          <w:sz w:val="22"/>
          <w:szCs w:val="22"/>
        </w:rPr>
        <w:t>However, r</w:t>
      </w:r>
      <w:r w:rsidR="00D60FA4" w:rsidRPr="00D60FA4">
        <w:rPr>
          <w:rFonts w:ascii="Arial" w:hAnsi="Arial" w:cs="Arial"/>
          <w:color w:val="000000"/>
          <w:sz w:val="22"/>
          <w:szCs w:val="22"/>
        </w:rPr>
        <w:t>unning a Bitcoin full node comes with certain</w:t>
      </w:r>
      <w:r w:rsidR="00712514">
        <w:rPr>
          <w:rFonts w:ascii="Arial" w:hAnsi="Arial" w:cs="Arial"/>
          <w:color w:val="000000"/>
          <w:sz w:val="22"/>
          <w:szCs w:val="22"/>
        </w:rPr>
        <w:t xml:space="preserve"> hardware</w:t>
      </w:r>
      <w:r w:rsidR="00D60FA4" w:rsidRPr="00D60FA4">
        <w:rPr>
          <w:rFonts w:ascii="Arial" w:hAnsi="Arial" w:cs="Arial"/>
          <w:color w:val="000000"/>
          <w:sz w:val="22"/>
          <w:szCs w:val="22"/>
        </w:rPr>
        <w:t xml:space="preserve"> costs</w:t>
      </w:r>
      <w:r w:rsidR="00D60FA4">
        <w:rPr>
          <w:rFonts w:ascii="Arial" w:hAnsi="Arial" w:cs="Arial"/>
          <w:color w:val="000000"/>
          <w:sz w:val="22"/>
          <w:szCs w:val="22"/>
        </w:rPr>
        <w:t>,</w:t>
      </w:r>
      <w:r w:rsidR="009E44EF">
        <w:rPr>
          <w:rFonts w:ascii="Arial" w:hAnsi="Arial" w:cs="Arial"/>
          <w:color w:val="000000"/>
          <w:sz w:val="22"/>
          <w:szCs w:val="22"/>
        </w:rPr>
        <w:t xml:space="preserve"> see </w:t>
      </w:r>
      <w:hyperlink r:id="rId13" w:anchor="secure-your-wallet" w:history="1">
        <w:r w:rsidR="009E44EF" w:rsidRPr="009E44EF">
          <w:rPr>
            <w:rStyle w:val="Hyperlink"/>
            <w:rFonts w:ascii="Arial" w:hAnsi="Arial" w:cs="Arial"/>
            <w:sz w:val="22"/>
            <w:szCs w:val="22"/>
          </w:rPr>
          <w:t>requirements</w:t>
        </w:r>
      </w:hyperlink>
      <w:r w:rsidR="009E44EF">
        <w:rPr>
          <w:rFonts w:ascii="Arial" w:hAnsi="Arial" w:cs="Arial"/>
          <w:color w:val="000000"/>
          <w:sz w:val="22"/>
          <w:szCs w:val="22"/>
        </w:rPr>
        <w:t>,</w:t>
      </w:r>
      <w:r w:rsidR="00D60FA4">
        <w:rPr>
          <w:rFonts w:ascii="Arial" w:hAnsi="Arial" w:cs="Arial"/>
          <w:color w:val="000000"/>
          <w:sz w:val="22"/>
          <w:szCs w:val="22"/>
        </w:rPr>
        <w:t xml:space="preserve"> </w:t>
      </w:r>
      <w:r w:rsidR="00E27773">
        <w:rPr>
          <w:rFonts w:ascii="Arial" w:hAnsi="Arial" w:cs="Arial"/>
          <w:color w:val="000000"/>
          <w:sz w:val="22"/>
          <w:szCs w:val="22"/>
        </w:rPr>
        <w:t>an</w:t>
      </w:r>
      <w:r w:rsidR="00073306">
        <w:rPr>
          <w:rFonts w:ascii="Arial" w:hAnsi="Arial" w:cs="Arial"/>
          <w:color w:val="000000"/>
          <w:sz w:val="22"/>
          <w:szCs w:val="22"/>
        </w:rPr>
        <w:t>d</w:t>
      </w:r>
      <w:r w:rsidR="00E27773">
        <w:rPr>
          <w:rFonts w:ascii="Arial" w:hAnsi="Arial" w:cs="Arial"/>
          <w:color w:val="000000"/>
          <w:sz w:val="22"/>
          <w:szCs w:val="22"/>
        </w:rPr>
        <w:t xml:space="preserve"> so many</w:t>
      </w:r>
      <w:r w:rsidR="00D60FA4">
        <w:rPr>
          <w:rFonts w:ascii="Arial" w:hAnsi="Arial" w:cs="Arial"/>
          <w:color w:val="000000"/>
          <w:sz w:val="22"/>
          <w:szCs w:val="22"/>
        </w:rPr>
        <w:t xml:space="preserve"> users </w:t>
      </w:r>
      <w:r w:rsidR="002F3579">
        <w:rPr>
          <w:rFonts w:ascii="Arial" w:hAnsi="Arial" w:cs="Arial"/>
          <w:color w:val="000000"/>
          <w:sz w:val="22"/>
          <w:szCs w:val="22"/>
        </w:rPr>
        <w:t>who do not wish to run their own full nod</w:t>
      </w:r>
      <w:r w:rsidR="00E27773">
        <w:rPr>
          <w:rFonts w:ascii="Arial" w:hAnsi="Arial" w:cs="Arial"/>
          <w:color w:val="000000"/>
          <w:sz w:val="22"/>
          <w:szCs w:val="22"/>
        </w:rPr>
        <w:t>e can instead avail of one of the</w:t>
      </w:r>
      <w:r w:rsidR="00D366A8">
        <w:rPr>
          <w:rFonts w:ascii="Arial" w:hAnsi="Arial" w:cs="Arial"/>
          <w:color w:val="000000"/>
          <w:sz w:val="22"/>
          <w:szCs w:val="22"/>
        </w:rPr>
        <w:t xml:space="preserve"> m</w:t>
      </w:r>
      <w:r w:rsidR="00E27773">
        <w:rPr>
          <w:rFonts w:ascii="Arial" w:hAnsi="Arial" w:cs="Arial"/>
          <w:color w:val="000000"/>
          <w:sz w:val="22"/>
          <w:szCs w:val="22"/>
        </w:rPr>
        <w:t>any</w:t>
      </w:r>
      <w:r w:rsidR="00D366A8">
        <w:rPr>
          <w:rFonts w:ascii="Arial" w:hAnsi="Arial" w:cs="Arial"/>
          <w:color w:val="000000"/>
          <w:sz w:val="22"/>
          <w:szCs w:val="22"/>
        </w:rPr>
        <w:t xml:space="preserve"> explorer services that</w:t>
      </w:r>
      <w:r w:rsidR="00E27773">
        <w:rPr>
          <w:rFonts w:ascii="Arial" w:hAnsi="Arial" w:cs="Arial"/>
          <w:color w:val="000000"/>
          <w:sz w:val="22"/>
          <w:szCs w:val="22"/>
        </w:rPr>
        <w:t xml:space="preserve"> provide transaction, address and block lookup abilities</w:t>
      </w:r>
      <w:r w:rsidR="00D366A8">
        <w:rPr>
          <w:rFonts w:ascii="Arial" w:hAnsi="Arial" w:cs="Arial"/>
          <w:color w:val="000000"/>
          <w:sz w:val="22"/>
          <w:szCs w:val="22"/>
        </w:rPr>
        <w:t xml:space="preserve"> online. </w:t>
      </w:r>
    </w:p>
    <w:p w14:paraId="07AF8F7A" w14:textId="77777777" w:rsidR="009B3C72" w:rsidRDefault="009B3C72" w:rsidP="001358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F7B664" w14:textId="01DAAFD8" w:rsidR="00F834D5" w:rsidRDefault="00CA1C2A" w:rsidP="0013586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 block explorer is an application that </w:t>
      </w:r>
      <w:r w:rsidR="00505BB8">
        <w:rPr>
          <w:rFonts w:ascii="Arial" w:hAnsi="Arial" w:cs="Arial"/>
          <w:color w:val="000000"/>
          <w:sz w:val="22"/>
          <w:szCs w:val="22"/>
        </w:rPr>
        <w:t xml:space="preserve">typically </w:t>
      </w:r>
      <w:r>
        <w:rPr>
          <w:rFonts w:ascii="Arial" w:hAnsi="Arial" w:cs="Arial"/>
          <w:color w:val="000000"/>
          <w:sz w:val="22"/>
          <w:szCs w:val="22"/>
        </w:rPr>
        <w:t xml:space="preserve">runs alongside </w:t>
      </w:r>
      <w:r w:rsidR="00505BB8">
        <w:rPr>
          <w:rFonts w:ascii="Arial" w:hAnsi="Arial" w:cs="Arial"/>
          <w:color w:val="000000"/>
          <w:sz w:val="22"/>
          <w:szCs w:val="22"/>
        </w:rPr>
        <w:t xml:space="preserve">a </w:t>
      </w:r>
      <w:r>
        <w:rPr>
          <w:rFonts w:ascii="Arial" w:hAnsi="Arial" w:cs="Arial"/>
          <w:color w:val="000000"/>
          <w:sz w:val="22"/>
          <w:szCs w:val="22"/>
        </w:rPr>
        <w:t>full node</w:t>
      </w:r>
      <w:r w:rsidR="009A7E8A">
        <w:rPr>
          <w:rFonts w:ascii="Arial" w:hAnsi="Arial" w:cs="Arial"/>
          <w:color w:val="000000"/>
          <w:sz w:val="22"/>
          <w:szCs w:val="22"/>
        </w:rPr>
        <w:t xml:space="preserve">, </w:t>
      </w:r>
      <w:r w:rsidR="00505BB8">
        <w:rPr>
          <w:rFonts w:ascii="Arial" w:hAnsi="Arial" w:cs="Arial"/>
          <w:color w:val="000000"/>
          <w:sz w:val="22"/>
          <w:szCs w:val="22"/>
        </w:rPr>
        <w:t>taking</w:t>
      </w:r>
      <w:r w:rsidR="009A7E8A">
        <w:rPr>
          <w:rFonts w:ascii="Arial" w:hAnsi="Arial" w:cs="Arial"/>
          <w:color w:val="000000"/>
          <w:sz w:val="22"/>
          <w:szCs w:val="22"/>
        </w:rPr>
        <w:t xml:space="preserve"> the data provided by the node and convert</w:t>
      </w:r>
      <w:r w:rsidR="00505BB8">
        <w:rPr>
          <w:rFonts w:ascii="Arial" w:hAnsi="Arial" w:cs="Arial"/>
          <w:color w:val="000000"/>
          <w:sz w:val="22"/>
          <w:szCs w:val="22"/>
        </w:rPr>
        <w:t>ing</w:t>
      </w:r>
      <w:r w:rsidR="009A7E8A">
        <w:rPr>
          <w:rFonts w:ascii="Arial" w:hAnsi="Arial" w:cs="Arial"/>
          <w:color w:val="000000"/>
          <w:sz w:val="22"/>
          <w:szCs w:val="22"/>
        </w:rPr>
        <w:t xml:space="preserve"> it into a more human-readable format. </w:t>
      </w:r>
      <w:r w:rsidR="00F834D5">
        <w:rPr>
          <w:rFonts w:ascii="Arial" w:hAnsi="Arial" w:cs="Arial"/>
          <w:color w:val="000000"/>
          <w:sz w:val="22"/>
          <w:szCs w:val="22"/>
        </w:rPr>
        <w:t>It</w:t>
      </w:r>
      <w:r w:rsidR="00BA496E">
        <w:rPr>
          <w:rFonts w:ascii="Arial" w:hAnsi="Arial" w:cs="Arial"/>
          <w:color w:val="000000"/>
          <w:sz w:val="22"/>
          <w:szCs w:val="22"/>
        </w:rPr>
        <w:t xml:space="preserve"> i</w:t>
      </w:r>
      <w:r w:rsidR="00F834D5">
        <w:rPr>
          <w:rFonts w:ascii="Arial" w:hAnsi="Arial" w:cs="Arial"/>
          <w:color w:val="000000"/>
          <w:sz w:val="22"/>
          <w:szCs w:val="22"/>
        </w:rPr>
        <w:t>s accessible in the form of webpages which uses hyperlinks to allow user</w:t>
      </w:r>
      <w:r w:rsidR="00BA496E">
        <w:rPr>
          <w:rFonts w:ascii="Arial" w:hAnsi="Arial" w:cs="Arial"/>
          <w:color w:val="000000"/>
          <w:sz w:val="22"/>
          <w:szCs w:val="22"/>
        </w:rPr>
        <w:t>s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8C3651">
        <w:rPr>
          <w:rFonts w:ascii="Arial" w:hAnsi="Arial" w:cs="Arial"/>
          <w:color w:val="000000"/>
          <w:sz w:val="22"/>
          <w:szCs w:val="22"/>
        </w:rPr>
        <w:t>to easily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navigate between block data, transaction</w:t>
      </w:r>
      <w:r w:rsidR="00BA496E">
        <w:rPr>
          <w:rFonts w:ascii="Arial" w:hAnsi="Arial" w:cs="Arial"/>
          <w:color w:val="000000"/>
          <w:sz w:val="22"/>
          <w:szCs w:val="22"/>
        </w:rPr>
        <w:t xml:space="preserve"> data</w:t>
      </w:r>
      <w:r w:rsidR="00D22744">
        <w:rPr>
          <w:rFonts w:ascii="Arial" w:hAnsi="Arial" w:cs="Arial"/>
          <w:color w:val="000000"/>
          <w:sz w:val="22"/>
          <w:szCs w:val="22"/>
        </w:rPr>
        <w:t xml:space="preserve"> and</w:t>
      </w:r>
      <w:r w:rsidR="00135869">
        <w:rPr>
          <w:rFonts w:ascii="Arial" w:hAnsi="Arial" w:cs="Arial"/>
          <w:color w:val="000000"/>
          <w:sz w:val="22"/>
          <w:szCs w:val="22"/>
        </w:rPr>
        <w:t xml:space="preserve"> </w:t>
      </w:r>
      <w:r w:rsidR="00221804">
        <w:rPr>
          <w:rFonts w:ascii="Arial" w:hAnsi="Arial" w:cs="Arial"/>
          <w:color w:val="000000"/>
          <w:sz w:val="22"/>
          <w:szCs w:val="22"/>
        </w:rPr>
        <w:t xml:space="preserve">address information. 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Below are examples of popular block explorers</w:t>
      </w:r>
      <w:r w:rsidR="00303DA8">
        <w:rPr>
          <w:rFonts w:ascii="Arial" w:hAnsi="Arial" w:cs="Arial"/>
          <w:color w:val="000000"/>
          <w:sz w:val="22"/>
          <w:szCs w:val="22"/>
        </w:rPr>
        <w:t xml:space="preserve"> together with the underlying database upon which they are built</w:t>
      </w:r>
      <w:r w:rsidR="00F834D5">
        <w:rPr>
          <w:rFonts w:ascii="Arial" w:hAnsi="Arial" w:cs="Arial"/>
          <w:color w:val="000000"/>
          <w:sz w:val="22"/>
          <w:szCs w:val="22"/>
        </w:rPr>
        <w:t>.</w:t>
      </w:r>
    </w:p>
    <w:p w14:paraId="7175CF35" w14:textId="77777777" w:rsidR="00135869" w:rsidRDefault="00135869" w:rsidP="00135869">
      <w:pPr>
        <w:pStyle w:val="NormalWeb"/>
        <w:spacing w:before="0" w:beforeAutospacing="0" w:after="0" w:afterAutospacing="0"/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5"/>
        <w:gridCol w:w="3181"/>
      </w:tblGrid>
      <w:tr w:rsidR="00F834D5" w14:paraId="377803EC" w14:textId="77777777" w:rsidTr="00F834D5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D004F" w14:textId="77777777" w:rsidR="00F834D5" w:rsidRDefault="00F834D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Explorer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19258" w14:textId="77777777" w:rsidR="00F834D5" w:rsidRDefault="00F834D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Underlying database</w:t>
            </w:r>
          </w:p>
        </w:tc>
      </w:tr>
      <w:tr w:rsidR="00F834D5" w14:paraId="0769EBA9" w14:textId="77777777" w:rsidTr="00F834D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B594B" w14:textId="5449BC3A" w:rsidR="00F834D5" w:rsidRPr="00571D3B" w:rsidRDefault="00E915DE">
            <w:pPr>
              <w:pStyle w:val="NormalWeb"/>
              <w:spacing w:before="0" w:beforeAutospacing="0" w:after="0" w:afterAutospacing="0"/>
            </w:pPr>
            <w:hyperlink r:id="rId14" w:history="1">
              <w:r w:rsidR="00221804" w:rsidRPr="00571D3B">
                <w:rPr>
                  <w:rStyle w:val="Hyperlink"/>
                  <w:rFonts w:ascii="Arial" w:hAnsi="Arial" w:cs="Arial"/>
                  <w:sz w:val="22"/>
                  <w:szCs w:val="22"/>
                  <w:u w:val="none"/>
                </w:rPr>
                <w:t>https://blockexplorer.com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D3C96" w14:textId="77777777" w:rsidR="00F834D5" w:rsidRDefault="00F834D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SQL</w:t>
            </w:r>
          </w:p>
        </w:tc>
      </w:tr>
      <w:tr w:rsidR="00F834D5" w14:paraId="780106B6" w14:textId="77777777" w:rsidTr="00F834D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26979" w14:textId="49FC0045" w:rsidR="00F834D5" w:rsidRPr="00571D3B" w:rsidRDefault="00E915DE">
            <w:pPr>
              <w:pStyle w:val="NormalWeb"/>
              <w:spacing w:before="0" w:beforeAutospacing="0" w:after="0" w:afterAutospacing="0"/>
            </w:pPr>
            <w:hyperlink r:id="rId15" w:history="1">
              <w:r w:rsidR="00221804" w:rsidRPr="00571D3B">
                <w:rPr>
                  <w:rStyle w:val="Hyperlink"/>
                  <w:rFonts w:ascii="Arial" w:hAnsi="Arial" w:cs="Arial"/>
                  <w:sz w:val="22"/>
                  <w:szCs w:val="22"/>
                  <w:u w:val="none"/>
                </w:rPr>
                <w:t>https://www.blockchain.com/en/explorer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E779" w14:textId="77777777" w:rsidR="00F834D5" w:rsidRDefault="00F834D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SQL</w:t>
            </w:r>
          </w:p>
        </w:tc>
      </w:tr>
      <w:tr w:rsidR="00F834D5" w14:paraId="17EBDDBA" w14:textId="77777777" w:rsidTr="00F834D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B7AC3" w14:textId="38A11D3F" w:rsidR="00F834D5" w:rsidRPr="00571D3B" w:rsidRDefault="00E915DE">
            <w:pPr>
              <w:pStyle w:val="NormalWeb"/>
              <w:spacing w:before="0" w:beforeAutospacing="0" w:after="0" w:afterAutospacing="0"/>
            </w:pPr>
            <w:hyperlink r:id="rId16" w:history="1">
              <w:r w:rsidR="00221804" w:rsidRPr="00571D3B">
                <w:rPr>
                  <w:rStyle w:val="Hyperlink"/>
                  <w:rFonts w:ascii="Arial" w:hAnsi="Arial" w:cs="Arial"/>
                  <w:sz w:val="22"/>
                  <w:szCs w:val="22"/>
                  <w:u w:val="none"/>
                </w:rPr>
                <w:t>https://insight.bitpay.com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17469" w14:textId="77777777" w:rsidR="00F834D5" w:rsidRDefault="00F834D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MongoDB</w:t>
            </w:r>
          </w:p>
        </w:tc>
      </w:tr>
    </w:tbl>
    <w:p w14:paraId="3466E5A2" w14:textId="77777777" w:rsidR="007F48E9" w:rsidRDefault="007F48E9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22C847" w14:textId="280D2A82" w:rsidR="009B3C72" w:rsidRDefault="00D90DAD" w:rsidP="008930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Users with access to these services typically use them to perform lookups by a Bitcoin </w:t>
      </w:r>
      <w:r w:rsidR="009C76A4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>ddress, a transaction identifier or a block number they are interested in. Below is a brief summary of what these addresses and identifiers look like and the typical results returned from an explorer given these inputs.</w:t>
      </w:r>
    </w:p>
    <w:p w14:paraId="1F507016" w14:textId="77777777" w:rsidR="00893022" w:rsidRDefault="00893022" w:rsidP="008930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25361C8" w14:textId="3DFEF4D4" w:rsidR="00900985" w:rsidRPr="007F04CE" w:rsidRDefault="00900985" w:rsidP="00900985">
      <w:pPr>
        <w:pStyle w:val="Heading2"/>
        <w:rPr>
          <w:rFonts w:asciiTheme="minorHAnsi" w:hAnsiTheme="minorHAnsi" w:cstheme="minorHAnsi"/>
          <w:sz w:val="24"/>
        </w:rPr>
      </w:pPr>
      <w:bookmarkStart w:id="28" w:name="_Toc531609492"/>
      <w:r w:rsidRPr="007F04CE">
        <w:rPr>
          <w:rFonts w:asciiTheme="minorHAnsi" w:hAnsiTheme="minorHAnsi" w:cstheme="minorHAnsi"/>
          <w:sz w:val="24"/>
        </w:rPr>
        <w:t>Bitcoin Addresses</w:t>
      </w:r>
      <w:bookmarkEnd w:id="28"/>
    </w:p>
    <w:p w14:paraId="5CD4C868" w14:textId="77777777" w:rsidR="00F05301" w:rsidRDefault="00F05301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847FB67" w14:textId="76376A42" w:rsidR="001908B1" w:rsidRDefault="000B5E0A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D04EA1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>
        <w:rPr>
          <w:rFonts w:ascii="Arial" w:hAnsi="Arial" w:cs="Arial"/>
          <w:color w:val="000000"/>
          <w:sz w:val="22"/>
          <w:szCs w:val="22"/>
        </w:rPr>
        <w:t>Bitcoin</w:t>
      </w:r>
      <w:r w:rsidR="00D04EA1">
        <w:rPr>
          <w:rFonts w:ascii="Arial" w:hAnsi="Arial" w:cs="Arial"/>
          <w:color w:val="000000"/>
          <w:sz w:val="22"/>
          <w:szCs w:val="22"/>
        </w:rPr>
        <w:t xml:space="preserve"> address is a string of 26-35 alphanumeric characters that allow</w:t>
      </w:r>
      <w:r w:rsidR="004303D3">
        <w:rPr>
          <w:rFonts w:ascii="Arial" w:hAnsi="Arial" w:cs="Arial"/>
          <w:color w:val="000000"/>
          <w:sz w:val="22"/>
          <w:szCs w:val="22"/>
        </w:rPr>
        <w:t xml:space="preserve"> for</w:t>
      </w:r>
      <w:r w:rsidR="00D04EA1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>
        <w:rPr>
          <w:rFonts w:ascii="Arial" w:hAnsi="Arial" w:cs="Arial"/>
          <w:color w:val="000000"/>
          <w:sz w:val="22"/>
          <w:szCs w:val="22"/>
        </w:rPr>
        <w:t>Bitcoin</w:t>
      </w:r>
      <w:r w:rsidR="00D04EA1">
        <w:rPr>
          <w:rFonts w:ascii="Arial" w:hAnsi="Arial" w:cs="Arial"/>
          <w:color w:val="000000"/>
          <w:sz w:val="22"/>
          <w:szCs w:val="22"/>
        </w:rPr>
        <w:t xml:space="preserve"> payments</w:t>
      </w:r>
      <w:r w:rsidR="00C964D3">
        <w:rPr>
          <w:rFonts w:ascii="Arial" w:hAnsi="Arial" w:cs="Arial"/>
          <w:color w:val="000000"/>
          <w:sz w:val="22"/>
          <w:szCs w:val="22"/>
        </w:rPr>
        <w:t>.</w:t>
      </w:r>
      <w:r w:rsidR="00402889">
        <w:rPr>
          <w:rFonts w:ascii="Arial" w:hAnsi="Arial" w:cs="Arial"/>
          <w:color w:val="000000"/>
          <w:sz w:val="22"/>
          <w:szCs w:val="22"/>
        </w:rPr>
        <w:t xml:space="preserve"> Users wishing to receive Bitcoin for payment can </w:t>
      </w:r>
      <w:r>
        <w:rPr>
          <w:rFonts w:ascii="Arial" w:hAnsi="Arial" w:cs="Arial"/>
          <w:color w:val="000000"/>
          <w:sz w:val="22"/>
          <w:szCs w:val="22"/>
        </w:rPr>
        <w:t>generate</w:t>
      </w:r>
      <w:r w:rsidR="00402889">
        <w:rPr>
          <w:rFonts w:ascii="Arial" w:hAnsi="Arial" w:cs="Arial"/>
          <w:color w:val="000000"/>
          <w:sz w:val="22"/>
          <w:szCs w:val="22"/>
        </w:rPr>
        <w:t xml:space="preserve"> addresses</w:t>
      </w:r>
      <w:r>
        <w:rPr>
          <w:rFonts w:ascii="Arial" w:hAnsi="Arial" w:cs="Arial"/>
          <w:color w:val="000000"/>
          <w:sz w:val="22"/>
          <w:szCs w:val="22"/>
        </w:rPr>
        <w:t xml:space="preserve"> independently</w:t>
      </w:r>
      <w:r w:rsidR="0040288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using</w:t>
      </w:r>
      <w:r w:rsidR="004303D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one of the many</w:t>
      </w:r>
      <w:r w:rsidR="000740AB">
        <w:rPr>
          <w:rFonts w:ascii="Arial" w:hAnsi="Arial" w:cs="Arial"/>
          <w:color w:val="000000"/>
          <w:sz w:val="22"/>
          <w:szCs w:val="22"/>
        </w:rPr>
        <w:t xml:space="preserve"> free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4303D3">
        <w:rPr>
          <w:rFonts w:ascii="Arial" w:hAnsi="Arial" w:cs="Arial"/>
          <w:color w:val="000000"/>
          <w:sz w:val="22"/>
          <w:szCs w:val="22"/>
        </w:rPr>
        <w:t xml:space="preserve">wallet </w:t>
      </w:r>
      <w:r w:rsidR="000740AB">
        <w:rPr>
          <w:rFonts w:ascii="Arial" w:hAnsi="Arial" w:cs="Arial"/>
          <w:color w:val="000000"/>
          <w:sz w:val="22"/>
          <w:szCs w:val="22"/>
        </w:rPr>
        <w:t>applications</w:t>
      </w:r>
      <w:r>
        <w:rPr>
          <w:rFonts w:ascii="Arial" w:hAnsi="Arial" w:cs="Arial"/>
          <w:color w:val="000000"/>
          <w:sz w:val="22"/>
          <w:szCs w:val="22"/>
        </w:rPr>
        <w:t xml:space="preserve"> available</w:t>
      </w:r>
      <w:r w:rsidR="00D04EA1">
        <w:rPr>
          <w:rFonts w:ascii="Arial" w:hAnsi="Arial" w:cs="Arial"/>
          <w:color w:val="000000"/>
          <w:sz w:val="22"/>
          <w:szCs w:val="22"/>
        </w:rPr>
        <w:t>.</w:t>
      </w:r>
      <w:r w:rsidR="00965E0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A valid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>
        <w:rPr>
          <w:rFonts w:ascii="Arial" w:hAnsi="Arial" w:cs="Arial"/>
          <w:color w:val="000000"/>
          <w:sz w:val="22"/>
          <w:szCs w:val="22"/>
        </w:rPr>
        <w:t>Bitcoin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 address can</w:t>
      </w:r>
      <w:r>
        <w:rPr>
          <w:rFonts w:ascii="Arial" w:hAnsi="Arial" w:cs="Arial"/>
          <w:color w:val="000000"/>
          <w:sz w:val="22"/>
          <w:szCs w:val="22"/>
        </w:rPr>
        <w:t xml:space="preserve"> be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 search</w:t>
      </w:r>
      <w:r>
        <w:rPr>
          <w:rFonts w:ascii="Arial" w:hAnsi="Arial" w:cs="Arial"/>
          <w:color w:val="000000"/>
          <w:sz w:val="22"/>
          <w:szCs w:val="22"/>
        </w:rPr>
        <w:t>ed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 for </w:t>
      </w:r>
      <w:r>
        <w:rPr>
          <w:rFonts w:ascii="Arial" w:hAnsi="Arial" w:cs="Arial"/>
          <w:color w:val="000000"/>
          <w:sz w:val="22"/>
          <w:szCs w:val="22"/>
        </w:rPr>
        <w:t>using a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 block explorer </w:t>
      </w:r>
      <w:r w:rsidR="00965E05">
        <w:rPr>
          <w:rFonts w:ascii="Arial" w:hAnsi="Arial" w:cs="Arial"/>
          <w:color w:val="000000"/>
          <w:sz w:val="22"/>
          <w:szCs w:val="22"/>
        </w:rPr>
        <w:t>t</w:t>
      </w:r>
      <w:r w:rsidR="00F804A7">
        <w:rPr>
          <w:rFonts w:ascii="Arial" w:hAnsi="Arial" w:cs="Arial"/>
          <w:color w:val="000000"/>
          <w:sz w:val="22"/>
          <w:szCs w:val="22"/>
        </w:rPr>
        <w:t>o get a full history of all the transactions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AD0F18">
        <w:rPr>
          <w:rFonts w:ascii="Arial" w:hAnsi="Arial" w:cs="Arial"/>
          <w:color w:val="000000"/>
          <w:sz w:val="22"/>
          <w:szCs w:val="22"/>
        </w:rPr>
        <w:t>associated with that address</w:t>
      </w:r>
      <w:r w:rsidR="00F804A7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EF56572" w14:textId="77777777" w:rsidR="001908B1" w:rsidRDefault="001908B1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4B73E6" w14:textId="7BC86180" w:rsidR="00900985" w:rsidRDefault="004303D3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 the example below, the address </w:t>
      </w:r>
      <w:r w:rsidR="008C7F61">
        <w:rPr>
          <w:rFonts w:ascii="Arial" w:hAnsi="Arial" w:cs="Arial"/>
          <w:color w:val="000000"/>
          <w:sz w:val="22"/>
          <w:szCs w:val="22"/>
        </w:rPr>
        <w:t>“</w:t>
      </w:r>
      <w:r w:rsidR="008C7F61" w:rsidRPr="008C7F61">
        <w:rPr>
          <w:rFonts w:ascii="Arial" w:hAnsi="Arial" w:cs="Arial"/>
          <w:color w:val="000000"/>
          <w:sz w:val="22"/>
          <w:szCs w:val="22"/>
        </w:rPr>
        <w:t>1andreas3batLhQa2FawWjeyjCqyBzypd</w:t>
      </w:r>
      <w:r w:rsidR="008C7F61"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 xml:space="preserve"> is searched for in the blockchain.com explorer, showing the current balance and history of transactions.</w:t>
      </w:r>
    </w:p>
    <w:p w14:paraId="7E57E541" w14:textId="0D02E4EE" w:rsidR="00221804" w:rsidRDefault="00221804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152ABE" w14:textId="3AB23958" w:rsidR="00221804" w:rsidRDefault="008C7F61" w:rsidP="00900985">
      <w:pPr>
        <w:pStyle w:val="NormalWeb"/>
        <w:spacing w:before="0" w:beforeAutospacing="0" w:after="0" w:afterAutospacing="0"/>
        <w:textAlignment w:val="baseline"/>
        <w:rPr>
          <w:rStyle w:val="Hyperlink"/>
          <w:rFonts w:ascii="Arial" w:hAnsi="Arial" w:cs="Arial"/>
          <w:sz w:val="22"/>
          <w:szCs w:val="22"/>
        </w:rPr>
      </w:pPr>
      <w:r w:rsidRPr="008C7F61">
        <w:rPr>
          <w:rStyle w:val="Hyperlink"/>
          <w:rFonts w:ascii="Arial" w:hAnsi="Arial" w:cs="Arial"/>
          <w:sz w:val="22"/>
          <w:szCs w:val="22"/>
        </w:rPr>
        <w:t>https://www.blockchain.com/btc/address/1andreas3batLhQa2FawWjeyjCqyBzypd</w:t>
      </w:r>
    </w:p>
    <w:p w14:paraId="47FF3A64" w14:textId="63C58C49" w:rsidR="007F04CE" w:rsidRDefault="007F04CE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5BDE5C" w14:textId="282277E1" w:rsidR="00012323" w:rsidRDefault="008611AA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Addresses </w:t>
      </w:r>
      <w:r w:rsidR="00B82BF1">
        <w:rPr>
          <w:rFonts w:ascii="Arial" w:hAnsi="Arial" w:cs="Arial"/>
          <w:color w:val="000000"/>
          <w:sz w:val="22"/>
          <w:szCs w:val="22"/>
        </w:rPr>
        <w:t xml:space="preserve">use a modified version of </w:t>
      </w:r>
      <w:r w:rsidR="001F1197">
        <w:rPr>
          <w:rFonts w:ascii="Arial" w:hAnsi="Arial" w:cs="Arial"/>
          <w:color w:val="000000"/>
          <w:sz w:val="22"/>
          <w:szCs w:val="22"/>
        </w:rPr>
        <w:t>B</w:t>
      </w:r>
      <w:r>
        <w:rPr>
          <w:rFonts w:ascii="Arial" w:hAnsi="Arial" w:cs="Arial"/>
          <w:color w:val="000000"/>
          <w:sz w:val="22"/>
          <w:szCs w:val="22"/>
        </w:rPr>
        <w:t>ase58</w:t>
      </w:r>
      <w:r w:rsidR="00B82BF1">
        <w:rPr>
          <w:rFonts w:ascii="Arial" w:hAnsi="Arial" w:cs="Arial"/>
          <w:color w:val="000000"/>
          <w:sz w:val="22"/>
          <w:szCs w:val="22"/>
        </w:rPr>
        <w:t xml:space="preserve"> </w:t>
      </w:r>
      <w:r w:rsidR="00BF1F2D">
        <w:rPr>
          <w:rFonts w:ascii="Arial" w:hAnsi="Arial" w:cs="Arial"/>
          <w:color w:val="000000"/>
          <w:sz w:val="22"/>
          <w:szCs w:val="22"/>
        </w:rPr>
        <w:t xml:space="preserve">binary-to-text </w:t>
      </w:r>
      <w:r w:rsidR="00B82BF1">
        <w:rPr>
          <w:rFonts w:ascii="Arial" w:hAnsi="Arial" w:cs="Arial"/>
          <w:color w:val="000000"/>
          <w:sz w:val="22"/>
          <w:szCs w:val="22"/>
        </w:rPr>
        <w:t xml:space="preserve">encoding called </w:t>
      </w:r>
      <w:hyperlink r:id="rId17" w:history="1">
        <w:r w:rsidR="00B82BF1" w:rsidRPr="00744704">
          <w:rPr>
            <w:rStyle w:val="Hyperlink"/>
            <w:rFonts w:ascii="Arial" w:hAnsi="Arial" w:cs="Arial"/>
            <w:sz w:val="22"/>
            <w:szCs w:val="22"/>
          </w:rPr>
          <w:t>Base58</w:t>
        </w:r>
        <w:r w:rsidRPr="00744704">
          <w:rPr>
            <w:rStyle w:val="Hyperlink"/>
            <w:rFonts w:ascii="Arial" w:hAnsi="Arial" w:cs="Arial"/>
            <w:sz w:val="22"/>
            <w:szCs w:val="22"/>
          </w:rPr>
          <w:t>Check encod</w:t>
        </w:r>
        <w:r w:rsidR="00B82BF1" w:rsidRPr="00744704">
          <w:rPr>
            <w:rStyle w:val="Hyperlink"/>
            <w:rFonts w:ascii="Arial" w:hAnsi="Arial" w:cs="Arial"/>
            <w:sz w:val="22"/>
            <w:szCs w:val="22"/>
          </w:rPr>
          <w:t>ing</w:t>
        </w:r>
        <w:r w:rsidR="001F1197" w:rsidRPr="00744704">
          <w:rPr>
            <w:rStyle w:val="Hyperlink"/>
            <w:rFonts w:ascii="Arial" w:hAnsi="Arial" w:cs="Arial"/>
            <w:sz w:val="22"/>
            <w:szCs w:val="22"/>
          </w:rPr>
          <w:t>,</w:t>
        </w:r>
      </w:hyperlink>
      <w:r w:rsidR="001F1197">
        <w:rPr>
          <w:rFonts w:ascii="Arial" w:hAnsi="Arial" w:cs="Arial"/>
          <w:color w:val="000000"/>
          <w:sz w:val="22"/>
          <w:szCs w:val="22"/>
        </w:rPr>
        <w:t xml:space="preserve"> rather than the standard Base64. </w:t>
      </w:r>
      <w:r w:rsidR="007555F8">
        <w:rPr>
          <w:rFonts w:ascii="Arial" w:hAnsi="Arial" w:cs="Arial"/>
          <w:color w:val="000000"/>
          <w:sz w:val="22"/>
          <w:szCs w:val="22"/>
        </w:rPr>
        <w:t xml:space="preserve">This type of encoding </w:t>
      </w:r>
      <w:r w:rsidR="00345237">
        <w:rPr>
          <w:rFonts w:ascii="Arial" w:hAnsi="Arial" w:cs="Arial"/>
          <w:color w:val="000000"/>
          <w:sz w:val="22"/>
          <w:szCs w:val="22"/>
        </w:rPr>
        <w:t xml:space="preserve">was introduced in Bitcoin and has since been applied to </w:t>
      </w:r>
      <w:r w:rsidR="00965E05">
        <w:rPr>
          <w:rFonts w:ascii="Arial" w:hAnsi="Arial" w:cs="Arial"/>
          <w:color w:val="000000"/>
          <w:sz w:val="22"/>
          <w:szCs w:val="22"/>
        </w:rPr>
        <w:t>multiple</w:t>
      </w:r>
      <w:r w:rsidR="00345237">
        <w:rPr>
          <w:rFonts w:ascii="Arial" w:hAnsi="Arial" w:cs="Arial"/>
          <w:color w:val="000000"/>
          <w:sz w:val="22"/>
          <w:szCs w:val="22"/>
        </w:rPr>
        <w:t xml:space="preserve"> cryptocurrencies and </w:t>
      </w:r>
      <w:r w:rsidR="001908B1">
        <w:rPr>
          <w:rFonts w:ascii="Arial" w:hAnsi="Arial" w:cs="Arial"/>
          <w:color w:val="000000"/>
          <w:sz w:val="22"/>
          <w:szCs w:val="22"/>
        </w:rPr>
        <w:t xml:space="preserve">other </w:t>
      </w:r>
      <w:r w:rsidR="00345237">
        <w:rPr>
          <w:rFonts w:ascii="Arial" w:hAnsi="Arial" w:cs="Arial"/>
          <w:color w:val="000000"/>
          <w:sz w:val="22"/>
          <w:szCs w:val="22"/>
        </w:rPr>
        <w:t>applications.</w:t>
      </w:r>
      <w:r w:rsidR="008C7F61">
        <w:rPr>
          <w:rFonts w:ascii="Arial" w:hAnsi="Arial" w:cs="Arial"/>
          <w:color w:val="000000"/>
          <w:sz w:val="22"/>
          <w:szCs w:val="22"/>
        </w:rPr>
        <w:t xml:space="preserve"> For more information on the different address types and how they can be</w:t>
      </w:r>
      <w:r w:rsidR="00123BF8">
        <w:rPr>
          <w:rFonts w:ascii="Arial" w:hAnsi="Arial" w:cs="Arial"/>
          <w:color w:val="000000"/>
          <w:sz w:val="22"/>
          <w:szCs w:val="22"/>
        </w:rPr>
        <w:t xml:space="preserve"> generated, see </w:t>
      </w:r>
      <w:hyperlink r:id="rId18" w:history="1">
        <w:r w:rsidR="00123BF8" w:rsidRPr="00123BF8">
          <w:rPr>
            <w:rStyle w:val="Hyperlink"/>
            <w:rFonts w:ascii="Arial" w:hAnsi="Arial" w:cs="Arial"/>
            <w:sz w:val="22"/>
            <w:szCs w:val="22"/>
          </w:rPr>
          <w:t>Addresses</w:t>
        </w:r>
      </w:hyperlink>
      <w:r w:rsidR="00123BF8">
        <w:rPr>
          <w:rFonts w:ascii="Arial" w:hAnsi="Arial" w:cs="Arial"/>
          <w:color w:val="000000"/>
          <w:sz w:val="22"/>
          <w:szCs w:val="22"/>
        </w:rPr>
        <w:t>.</w:t>
      </w:r>
      <w:r w:rsidR="008C7F61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9D5220A" w14:textId="46F465E1" w:rsidR="001F1197" w:rsidRDefault="001F1197" w:rsidP="00900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78DC91" w14:textId="1279E26B" w:rsidR="00900985" w:rsidRPr="007F04CE" w:rsidRDefault="00900985" w:rsidP="00900985">
      <w:pPr>
        <w:pStyle w:val="Heading2"/>
        <w:rPr>
          <w:rFonts w:asciiTheme="minorHAnsi" w:hAnsiTheme="minorHAnsi" w:cstheme="minorHAnsi"/>
          <w:sz w:val="24"/>
        </w:rPr>
      </w:pPr>
      <w:bookmarkStart w:id="29" w:name="_Toc531609493"/>
      <w:r w:rsidRPr="007F04CE">
        <w:rPr>
          <w:rFonts w:asciiTheme="minorHAnsi" w:hAnsiTheme="minorHAnsi" w:cstheme="minorHAnsi"/>
          <w:sz w:val="24"/>
        </w:rPr>
        <w:t>Transaction</w:t>
      </w:r>
      <w:r w:rsidR="00861979">
        <w:rPr>
          <w:rFonts w:asciiTheme="minorHAnsi" w:hAnsiTheme="minorHAnsi" w:cstheme="minorHAnsi"/>
          <w:sz w:val="24"/>
        </w:rPr>
        <w:t xml:space="preserve"> identifiers</w:t>
      </w:r>
      <w:bookmarkEnd w:id="29"/>
    </w:p>
    <w:p w14:paraId="144D0143" w14:textId="77777777" w:rsidR="00F05301" w:rsidRDefault="00F05301" w:rsidP="00F0530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88BEE93" w14:textId="5883D07A" w:rsidR="00986331" w:rsidRDefault="00900985" w:rsidP="00F0530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 </w:t>
      </w:r>
      <w:r w:rsidR="00F11C11">
        <w:rPr>
          <w:rFonts w:ascii="Arial" w:hAnsi="Arial" w:cs="Arial"/>
          <w:color w:val="000000"/>
          <w:sz w:val="22"/>
          <w:szCs w:val="22"/>
        </w:rPr>
        <w:t>Bitcoin</w:t>
      </w:r>
      <w:r>
        <w:rPr>
          <w:rFonts w:ascii="Arial" w:hAnsi="Arial" w:cs="Arial"/>
          <w:color w:val="000000"/>
          <w:sz w:val="22"/>
          <w:szCs w:val="22"/>
        </w:rPr>
        <w:t xml:space="preserve"> transaction is the transfer of value from one address to another, </w:t>
      </w:r>
      <w:r w:rsidR="00BA3641">
        <w:rPr>
          <w:rFonts w:ascii="Arial" w:hAnsi="Arial" w:cs="Arial"/>
          <w:color w:val="000000"/>
          <w:sz w:val="22"/>
          <w:szCs w:val="22"/>
        </w:rPr>
        <w:t xml:space="preserve">where </w:t>
      </w:r>
      <w:r>
        <w:rPr>
          <w:rFonts w:ascii="Arial" w:hAnsi="Arial" w:cs="Arial"/>
          <w:color w:val="000000"/>
          <w:sz w:val="22"/>
          <w:szCs w:val="22"/>
        </w:rPr>
        <w:t>a single transaction can contain multiple inputs</w:t>
      </w:r>
      <w:r w:rsidR="00BA3641">
        <w:rPr>
          <w:rFonts w:ascii="Arial" w:hAnsi="Arial" w:cs="Arial"/>
          <w:color w:val="000000"/>
          <w:sz w:val="22"/>
          <w:szCs w:val="22"/>
        </w:rPr>
        <w:t xml:space="preserve"> and outputs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06066B">
        <w:rPr>
          <w:rFonts w:ascii="Arial" w:hAnsi="Arial" w:cs="Arial"/>
          <w:color w:val="000000"/>
          <w:sz w:val="22"/>
          <w:szCs w:val="22"/>
        </w:rPr>
        <w:t xml:space="preserve"> For example, the following </w:t>
      </w:r>
      <w:hyperlink r:id="rId19" w:history="1">
        <w:r w:rsidR="0022599E" w:rsidRPr="0022599E">
          <w:rPr>
            <w:rStyle w:val="Hyperlink"/>
            <w:rFonts w:ascii="Arial" w:hAnsi="Arial" w:cs="Arial"/>
            <w:sz w:val="22"/>
            <w:szCs w:val="22"/>
          </w:rPr>
          <w:t>t</w:t>
        </w:r>
        <w:r w:rsidR="0006066B" w:rsidRPr="0022599E">
          <w:rPr>
            <w:rStyle w:val="Hyperlink"/>
            <w:rFonts w:ascii="Arial" w:hAnsi="Arial" w:cs="Arial"/>
            <w:sz w:val="22"/>
            <w:szCs w:val="22"/>
          </w:rPr>
          <w:t xml:space="preserve">ree </w:t>
        </w:r>
        <w:r w:rsidR="0022599E" w:rsidRPr="0022599E">
          <w:rPr>
            <w:rStyle w:val="Hyperlink"/>
            <w:rFonts w:ascii="Arial" w:hAnsi="Arial" w:cs="Arial"/>
            <w:sz w:val="22"/>
            <w:szCs w:val="22"/>
          </w:rPr>
          <w:t>chart</w:t>
        </w:r>
      </w:hyperlink>
      <w:r w:rsidR="0006066B">
        <w:rPr>
          <w:rFonts w:ascii="Arial" w:hAnsi="Arial" w:cs="Arial"/>
          <w:color w:val="000000"/>
          <w:sz w:val="22"/>
          <w:szCs w:val="22"/>
        </w:rPr>
        <w:t xml:space="preserve"> illustrates this well</w:t>
      </w:r>
      <w:r w:rsidR="0022599E">
        <w:rPr>
          <w:rFonts w:ascii="Arial" w:hAnsi="Arial" w:cs="Arial"/>
          <w:color w:val="000000"/>
          <w:sz w:val="22"/>
          <w:szCs w:val="22"/>
        </w:rPr>
        <w:t>, where a single input of 14</w:t>
      </w:r>
      <w:r w:rsidR="0089314E">
        <w:rPr>
          <w:rFonts w:ascii="Arial" w:hAnsi="Arial" w:cs="Arial"/>
          <w:color w:val="000000"/>
          <w:sz w:val="22"/>
          <w:szCs w:val="22"/>
        </w:rPr>
        <w:t>.34</w:t>
      </w:r>
      <w:r w:rsidR="0022599E">
        <w:rPr>
          <w:rFonts w:ascii="Arial" w:hAnsi="Arial" w:cs="Arial"/>
          <w:color w:val="000000"/>
          <w:sz w:val="22"/>
          <w:szCs w:val="22"/>
        </w:rPr>
        <w:t xml:space="preserve"> BTC is spent to over 50</w:t>
      </w:r>
      <w:r w:rsidR="00107332">
        <w:rPr>
          <w:rFonts w:ascii="Arial" w:hAnsi="Arial" w:cs="Arial"/>
          <w:color w:val="000000"/>
          <w:sz w:val="22"/>
          <w:szCs w:val="22"/>
        </w:rPr>
        <w:t xml:space="preserve"> output</w:t>
      </w:r>
      <w:r w:rsidR="0022599E">
        <w:rPr>
          <w:rFonts w:ascii="Arial" w:hAnsi="Arial" w:cs="Arial"/>
          <w:color w:val="000000"/>
          <w:sz w:val="22"/>
          <w:szCs w:val="22"/>
        </w:rPr>
        <w:t xml:space="preserve"> addresses.</w:t>
      </w:r>
      <w:r w:rsidR="0006066B"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04D774BB" w14:textId="793428DD" w:rsidR="00900985" w:rsidRDefault="00171248" w:rsidP="00F0530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545182">
        <w:rPr>
          <w:rFonts w:ascii="Arial" w:hAnsi="Arial" w:cs="Arial"/>
          <w:color w:val="000000"/>
          <w:sz w:val="22"/>
          <w:szCs w:val="22"/>
        </w:rPr>
        <w:t xml:space="preserve"> Bitcoin</w:t>
      </w:r>
      <w:r>
        <w:rPr>
          <w:rFonts w:ascii="Arial" w:hAnsi="Arial" w:cs="Arial"/>
          <w:color w:val="000000"/>
          <w:sz w:val="22"/>
          <w:szCs w:val="22"/>
        </w:rPr>
        <w:t xml:space="preserve"> transaction </w:t>
      </w:r>
      <w:r w:rsidR="00A042CB">
        <w:rPr>
          <w:rFonts w:ascii="Arial" w:hAnsi="Arial" w:cs="Arial"/>
          <w:color w:val="000000"/>
          <w:sz w:val="22"/>
          <w:szCs w:val="22"/>
        </w:rPr>
        <w:t>identifier (</w:t>
      </w:r>
      <w:r w:rsidR="00545182">
        <w:rPr>
          <w:rFonts w:ascii="Arial" w:hAnsi="Arial" w:cs="Arial"/>
          <w:color w:val="000000"/>
          <w:sz w:val="22"/>
          <w:szCs w:val="22"/>
        </w:rPr>
        <w:t>TXID</w:t>
      </w:r>
      <w:r w:rsidR="00A042CB"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 is simply a</w:t>
      </w:r>
      <w:r w:rsidR="00A042C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number </w:t>
      </w:r>
      <w:r w:rsidR="00621B6A">
        <w:rPr>
          <w:rFonts w:ascii="Arial" w:hAnsi="Arial" w:cs="Arial"/>
          <w:color w:val="000000"/>
          <w:sz w:val="22"/>
          <w:szCs w:val="22"/>
        </w:rPr>
        <w:t>associated with a</w:t>
      </w:r>
      <w:r>
        <w:rPr>
          <w:rFonts w:ascii="Arial" w:hAnsi="Arial" w:cs="Arial"/>
          <w:color w:val="000000"/>
          <w:sz w:val="22"/>
          <w:szCs w:val="22"/>
        </w:rPr>
        <w:t xml:space="preserve"> transaction and is</w:t>
      </w:r>
      <w:r w:rsidR="00621B6A">
        <w:rPr>
          <w:rFonts w:ascii="Arial" w:hAnsi="Arial" w:cs="Arial"/>
          <w:color w:val="000000"/>
          <w:sz w:val="22"/>
          <w:szCs w:val="22"/>
        </w:rPr>
        <w:t xml:space="preserve"> a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21B6A">
        <w:rPr>
          <w:rFonts w:ascii="Arial" w:hAnsi="Arial" w:cs="Arial"/>
          <w:color w:val="000000"/>
          <w:sz w:val="22"/>
          <w:szCs w:val="22"/>
        </w:rPr>
        <w:t>32-byte</w:t>
      </w:r>
      <w:r w:rsidR="00A802A8">
        <w:rPr>
          <w:rFonts w:ascii="Arial" w:hAnsi="Arial" w:cs="Arial"/>
          <w:color w:val="000000"/>
          <w:sz w:val="22"/>
          <w:szCs w:val="22"/>
        </w:rPr>
        <w:t xml:space="preserve"> hexadecimal</w:t>
      </w:r>
      <w:r w:rsidR="00F46F60">
        <w:rPr>
          <w:rFonts w:ascii="Arial" w:hAnsi="Arial" w:cs="Arial"/>
          <w:color w:val="000000"/>
          <w:sz w:val="22"/>
          <w:szCs w:val="22"/>
        </w:rPr>
        <w:t xml:space="preserve"> (Base16)</w:t>
      </w:r>
      <w:r w:rsidR="00A802A8">
        <w:rPr>
          <w:rFonts w:ascii="Arial" w:hAnsi="Arial" w:cs="Arial"/>
          <w:color w:val="000000"/>
          <w:sz w:val="22"/>
          <w:szCs w:val="22"/>
        </w:rPr>
        <w:t>.</w:t>
      </w:r>
      <w:r w:rsidR="00900985">
        <w:rPr>
          <w:rFonts w:ascii="Arial" w:hAnsi="Arial" w:cs="Arial"/>
          <w:color w:val="000000"/>
          <w:sz w:val="22"/>
          <w:szCs w:val="22"/>
        </w:rPr>
        <w:t xml:space="preserve"> </w:t>
      </w:r>
      <w:r w:rsidR="00BA3641">
        <w:rPr>
          <w:rFonts w:ascii="Arial" w:hAnsi="Arial" w:cs="Arial"/>
          <w:color w:val="000000"/>
          <w:sz w:val="22"/>
          <w:szCs w:val="22"/>
        </w:rPr>
        <w:t>The diagram below illustrates how</w:t>
      </w:r>
      <w:r w:rsidR="00461216">
        <w:rPr>
          <w:rFonts w:ascii="Arial" w:hAnsi="Arial" w:cs="Arial"/>
          <w:color w:val="000000"/>
          <w:sz w:val="22"/>
          <w:szCs w:val="22"/>
        </w:rPr>
        <w:t xml:space="preserve"> Bitcoin transaction</w:t>
      </w:r>
      <w:r w:rsidR="006E73D1">
        <w:rPr>
          <w:rFonts w:ascii="Arial" w:hAnsi="Arial" w:cs="Arial"/>
          <w:color w:val="000000"/>
          <w:sz w:val="22"/>
          <w:szCs w:val="22"/>
        </w:rPr>
        <w:t>s</w:t>
      </w:r>
      <w:r w:rsidR="00461216">
        <w:rPr>
          <w:rFonts w:ascii="Arial" w:hAnsi="Arial" w:cs="Arial"/>
          <w:color w:val="000000"/>
          <w:sz w:val="22"/>
          <w:szCs w:val="22"/>
        </w:rPr>
        <w:t xml:space="preserve"> </w:t>
      </w:r>
      <w:r w:rsidR="00461216">
        <w:rPr>
          <w:rFonts w:ascii="Arial" w:hAnsi="Arial" w:cs="Arial"/>
          <w:color w:val="000000"/>
          <w:sz w:val="22"/>
          <w:szCs w:val="22"/>
        </w:rPr>
        <w:lastRenderedPageBreak/>
        <w:t>work</w:t>
      </w:r>
      <w:r w:rsidR="003810C8">
        <w:rPr>
          <w:rFonts w:ascii="Arial" w:hAnsi="Arial" w:cs="Arial"/>
          <w:color w:val="000000"/>
          <w:sz w:val="22"/>
          <w:szCs w:val="22"/>
        </w:rPr>
        <w:t>, where</w:t>
      </w:r>
      <w:r w:rsidR="00BA3641">
        <w:rPr>
          <w:rFonts w:ascii="Arial" w:hAnsi="Arial" w:cs="Arial"/>
          <w:color w:val="000000"/>
          <w:sz w:val="22"/>
          <w:szCs w:val="22"/>
        </w:rPr>
        <w:t xml:space="preserve"> outputs</w:t>
      </w:r>
      <w:r w:rsidR="003810C8">
        <w:rPr>
          <w:rFonts w:ascii="Arial" w:hAnsi="Arial" w:cs="Arial"/>
          <w:color w:val="000000"/>
          <w:sz w:val="22"/>
          <w:szCs w:val="22"/>
        </w:rPr>
        <w:t xml:space="preserve"> from one transaction (</w:t>
      </w:r>
      <w:r w:rsidR="003E1295">
        <w:rPr>
          <w:rFonts w:ascii="Arial" w:hAnsi="Arial" w:cs="Arial"/>
          <w:color w:val="000000"/>
          <w:sz w:val="22"/>
          <w:szCs w:val="22"/>
        </w:rPr>
        <w:t>the leftmost transaction</w:t>
      </w:r>
      <w:r w:rsidR="003810C8">
        <w:rPr>
          <w:rFonts w:ascii="Arial" w:hAnsi="Arial" w:cs="Arial"/>
          <w:color w:val="000000"/>
          <w:sz w:val="22"/>
          <w:szCs w:val="22"/>
        </w:rPr>
        <w:t>) later</w:t>
      </w:r>
      <w:r w:rsidR="003E1295">
        <w:rPr>
          <w:rFonts w:ascii="Arial" w:hAnsi="Arial" w:cs="Arial"/>
          <w:color w:val="000000"/>
          <w:sz w:val="22"/>
          <w:szCs w:val="22"/>
        </w:rPr>
        <w:t xml:space="preserve"> become inputs for </w:t>
      </w:r>
      <w:r w:rsidR="003810C8">
        <w:rPr>
          <w:rFonts w:ascii="Arial" w:hAnsi="Arial" w:cs="Arial"/>
          <w:color w:val="000000"/>
          <w:sz w:val="22"/>
          <w:szCs w:val="22"/>
        </w:rPr>
        <w:t>the</w:t>
      </w:r>
      <w:r w:rsidR="003E1295">
        <w:rPr>
          <w:rFonts w:ascii="Arial" w:hAnsi="Arial" w:cs="Arial"/>
          <w:color w:val="000000"/>
          <w:sz w:val="22"/>
          <w:szCs w:val="22"/>
        </w:rPr>
        <w:t xml:space="preserve"> subsequent</w:t>
      </w:r>
      <w:r w:rsidR="003810C8">
        <w:rPr>
          <w:rFonts w:ascii="Arial" w:hAnsi="Arial" w:cs="Arial"/>
          <w:color w:val="000000"/>
          <w:sz w:val="22"/>
          <w:szCs w:val="22"/>
        </w:rPr>
        <w:t xml:space="preserve"> (rightmost)</w:t>
      </w:r>
      <w:r w:rsidR="003E1295">
        <w:rPr>
          <w:rFonts w:ascii="Arial" w:hAnsi="Arial" w:cs="Arial"/>
          <w:color w:val="000000"/>
          <w:sz w:val="22"/>
          <w:szCs w:val="22"/>
        </w:rPr>
        <w:t xml:space="preserve"> transaction.</w:t>
      </w:r>
      <w:r w:rsidR="00621B6A">
        <w:rPr>
          <w:rFonts w:ascii="Arial" w:hAnsi="Arial" w:cs="Arial"/>
          <w:color w:val="000000"/>
          <w:sz w:val="22"/>
          <w:szCs w:val="22"/>
        </w:rPr>
        <w:t xml:space="preserve"> </w:t>
      </w:r>
      <w:r w:rsidR="00CC147B">
        <w:rPr>
          <w:rFonts w:ascii="Arial" w:hAnsi="Arial" w:cs="Arial"/>
          <w:color w:val="000000"/>
          <w:sz w:val="22"/>
          <w:szCs w:val="22"/>
        </w:rPr>
        <w:t>An</w:t>
      </w:r>
      <w:r w:rsidR="00621B6A">
        <w:rPr>
          <w:rFonts w:ascii="Arial" w:hAnsi="Arial" w:cs="Arial"/>
          <w:color w:val="000000"/>
          <w:sz w:val="22"/>
          <w:szCs w:val="22"/>
        </w:rPr>
        <w:t xml:space="preserve"> output from a transaction which has yet to be spent is referred to as an unspent transaction output (UTXO).</w:t>
      </w:r>
    </w:p>
    <w:p w14:paraId="0E1E5E05" w14:textId="5A954301" w:rsidR="00F05301" w:rsidRDefault="00F05301" w:rsidP="00F05301">
      <w:pPr>
        <w:pStyle w:val="NormalWeb"/>
        <w:spacing w:before="0" w:beforeAutospacing="0" w:after="0" w:afterAutospacing="0"/>
      </w:pPr>
    </w:p>
    <w:p w14:paraId="2B386CDC" w14:textId="77777777" w:rsidR="00C7434A" w:rsidRDefault="00C7434A" w:rsidP="00F05301">
      <w:pPr>
        <w:pStyle w:val="NormalWeb"/>
        <w:spacing w:before="0" w:beforeAutospacing="0" w:after="0" w:afterAutospacing="0"/>
      </w:pPr>
    </w:p>
    <w:p w14:paraId="364D973E" w14:textId="49F70082" w:rsidR="001427BC" w:rsidRDefault="00BA4182" w:rsidP="00900985">
      <w:r>
        <w:rPr>
          <w:noProof/>
          <w:lang w:val="en-US"/>
        </w:rPr>
        <w:drawing>
          <wp:inline distT="0" distB="0" distL="0" distR="0" wp14:anchorId="23DB49FA" wp14:editId="64CFCEEC">
            <wp:extent cx="5727700" cy="229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action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B92" w14:textId="6EE1DD68" w:rsidR="001A70FF" w:rsidRDefault="001A70FF" w:rsidP="007F04C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1E2CE19" w14:textId="350971FE" w:rsidR="00BF4CFC" w:rsidRDefault="00346A7C" w:rsidP="007F04C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46A7C">
        <w:rPr>
          <w:rFonts w:ascii="Arial" w:hAnsi="Arial" w:cs="Arial"/>
          <w:color w:val="000000"/>
          <w:sz w:val="22"/>
          <w:szCs w:val="22"/>
        </w:rPr>
        <w:t xml:space="preserve">Block explorers </w:t>
      </w:r>
      <w:r w:rsidR="00AD0F18">
        <w:rPr>
          <w:rFonts w:ascii="Arial" w:hAnsi="Arial" w:cs="Arial"/>
          <w:color w:val="000000"/>
          <w:sz w:val="22"/>
          <w:szCs w:val="22"/>
        </w:rPr>
        <w:t xml:space="preserve">are often </w:t>
      </w:r>
      <w:r w:rsidRPr="00346A7C">
        <w:rPr>
          <w:rFonts w:ascii="Arial" w:hAnsi="Arial" w:cs="Arial"/>
          <w:color w:val="000000"/>
          <w:sz w:val="22"/>
          <w:szCs w:val="22"/>
        </w:rPr>
        <w:t xml:space="preserve">used to perform lookups by </w:t>
      </w:r>
      <w:r w:rsidR="00BA7932">
        <w:rPr>
          <w:rFonts w:ascii="Arial" w:hAnsi="Arial" w:cs="Arial"/>
          <w:color w:val="000000"/>
          <w:sz w:val="22"/>
          <w:szCs w:val="22"/>
        </w:rPr>
        <w:t>TXID</w:t>
      </w:r>
      <w:r w:rsidR="00617439">
        <w:rPr>
          <w:rFonts w:ascii="Arial" w:hAnsi="Arial" w:cs="Arial"/>
          <w:color w:val="000000"/>
          <w:sz w:val="22"/>
          <w:szCs w:val="22"/>
        </w:rPr>
        <w:t xml:space="preserve"> </w:t>
      </w:r>
      <w:r w:rsidRPr="00346A7C">
        <w:rPr>
          <w:rFonts w:ascii="Arial" w:hAnsi="Arial" w:cs="Arial"/>
          <w:color w:val="000000"/>
          <w:sz w:val="22"/>
          <w:szCs w:val="22"/>
        </w:rPr>
        <w:t>and this should return all details of the transaction including, send address, receive address, amount sent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46A7C">
        <w:rPr>
          <w:rFonts w:ascii="Arial" w:hAnsi="Arial" w:cs="Arial"/>
          <w:color w:val="000000"/>
          <w:sz w:val="22"/>
          <w:szCs w:val="22"/>
        </w:rPr>
        <w:t>and</w:t>
      </w:r>
      <w:r w:rsidR="00BA7932">
        <w:rPr>
          <w:rFonts w:ascii="Arial" w:hAnsi="Arial" w:cs="Arial"/>
          <w:color w:val="000000"/>
          <w:sz w:val="22"/>
          <w:szCs w:val="22"/>
        </w:rPr>
        <w:t xml:space="preserve"> the</w:t>
      </w:r>
      <w:r w:rsidRPr="00346A7C">
        <w:rPr>
          <w:rFonts w:ascii="Arial" w:hAnsi="Arial" w:cs="Arial"/>
          <w:color w:val="000000"/>
          <w:sz w:val="22"/>
          <w:szCs w:val="22"/>
        </w:rPr>
        <w:t xml:space="preserve"> block number t</w:t>
      </w:r>
      <w:r w:rsidR="008419D5">
        <w:rPr>
          <w:rFonts w:ascii="Arial" w:hAnsi="Arial" w:cs="Arial"/>
          <w:color w:val="000000"/>
          <w:sz w:val="22"/>
          <w:szCs w:val="22"/>
        </w:rPr>
        <w:t>he transaction was included in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1A70FF">
        <w:rPr>
          <w:rFonts w:ascii="Arial" w:hAnsi="Arial" w:cs="Arial"/>
          <w:color w:val="000000"/>
          <w:sz w:val="22"/>
          <w:szCs w:val="22"/>
        </w:rPr>
        <w:t xml:space="preserve"> </w:t>
      </w:r>
      <w:r w:rsidR="009E0E80">
        <w:rPr>
          <w:rFonts w:ascii="Arial" w:hAnsi="Arial" w:cs="Arial"/>
          <w:color w:val="000000"/>
          <w:sz w:val="22"/>
          <w:szCs w:val="22"/>
        </w:rPr>
        <w:t>The below</w:t>
      </w:r>
      <w:r w:rsidR="00196461">
        <w:rPr>
          <w:rFonts w:ascii="Arial" w:hAnsi="Arial" w:cs="Arial"/>
          <w:color w:val="000000"/>
          <w:sz w:val="22"/>
          <w:szCs w:val="22"/>
        </w:rPr>
        <w:t xml:space="preserve"> example is</w:t>
      </w:r>
      <w:r w:rsidR="00AA3EA1">
        <w:rPr>
          <w:rFonts w:ascii="Arial" w:hAnsi="Arial" w:cs="Arial"/>
          <w:color w:val="000000"/>
          <w:sz w:val="22"/>
          <w:szCs w:val="22"/>
        </w:rPr>
        <w:t xml:space="preserve"> the first real-</w:t>
      </w:r>
      <w:r w:rsidR="009E0E80">
        <w:rPr>
          <w:rFonts w:ascii="Arial" w:hAnsi="Arial" w:cs="Arial"/>
          <w:color w:val="000000"/>
          <w:sz w:val="22"/>
          <w:szCs w:val="22"/>
        </w:rPr>
        <w:t xml:space="preserve">world transaction </w:t>
      </w:r>
      <w:r w:rsidR="00DD01D3">
        <w:rPr>
          <w:rFonts w:ascii="Arial" w:hAnsi="Arial" w:cs="Arial"/>
          <w:color w:val="000000"/>
          <w:sz w:val="22"/>
          <w:szCs w:val="22"/>
        </w:rPr>
        <w:t>made by two Hungarian software architects who bought two pizzas from Papa John</w:t>
      </w:r>
      <w:r w:rsidR="0057591E">
        <w:rPr>
          <w:rFonts w:ascii="Arial" w:hAnsi="Arial" w:cs="Arial"/>
          <w:color w:val="000000"/>
          <w:sz w:val="22"/>
          <w:szCs w:val="22"/>
        </w:rPr>
        <w:t>’</w:t>
      </w:r>
      <w:r w:rsidR="00DD01D3">
        <w:rPr>
          <w:rFonts w:ascii="Arial" w:hAnsi="Arial" w:cs="Arial"/>
          <w:color w:val="000000"/>
          <w:sz w:val="22"/>
          <w:szCs w:val="22"/>
        </w:rPr>
        <w:t>s. It</w:t>
      </w:r>
      <w:r w:rsidR="00196461">
        <w:rPr>
          <w:rFonts w:ascii="Arial" w:hAnsi="Arial" w:cs="Arial"/>
          <w:color w:val="000000"/>
          <w:sz w:val="22"/>
          <w:szCs w:val="22"/>
        </w:rPr>
        <w:t xml:space="preserve"> i</w:t>
      </w:r>
      <w:r w:rsidR="00DD01D3">
        <w:rPr>
          <w:rFonts w:ascii="Arial" w:hAnsi="Arial" w:cs="Arial"/>
          <w:color w:val="000000"/>
          <w:sz w:val="22"/>
          <w:szCs w:val="22"/>
        </w:rPr>
        <w:t>s formally known as the world’s most expensive pizza</w:t>
      </w:r>
      <w:r w:rsidR="00EF1906">
        <w:rPr>
          <w:rFonts w:ascii="Arial" w:hAnsi="Arial" w:cs="Arial"/>
          <w:color w:val="000000"/>
          <w:sz w:val="22"/>
          <w:szCs w:val="22"/>
        </w:rPr>
        <w:t>.</w:t>
      </w:r>
    </w:p>
    <w:p w14:paraId="4667001B" w14:textId="77777777" w:rsidR="00BF4CFC" w:rsidRPr="00BF4CFC" w:rsidRDefault="00BF4CFC" w:rsidP="007F04C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B6CBA48" w14:textId="69D5FA61" w:rsidR="003C0DAE" w:rsidRPr="00846FA3" w:rsidRDefault="00E915DE" w:rsidP="007F04CE">
      <w:pPr>
        <w:pStyle w:val="NormalWeb"/>
        <w:spacing w:before="0" w:beforeAutospacing="0" w:after="0" w:afterAutospacing="0"/>
        <w:rPr>
          <w:rFonts w:ascii="Arial" w:hAnsi="Arial" w:cs="Arial"/>
          <w:color w:val="0563C1" w:themeColor="hyperlink"/>
          <w:sz w:val="22"/>
          <w:szCs w:val="22"/>
          <w:u w:val="single"/>
        </w:rPr>
      </w:pPr>
      <w:hyperlink r:id="rId21" w:history="1">
        <w:r w:rsidR="009E0E80" w:rsidRPr="00042286">
          <w:rPr>
            <w:rStyle w:val="Hyperlink"/>
            <w:rFonts w:ascii="Arial" w:hAnsi="Arial" w:cs="Arial"/>
            <w:sz w:val="22"/>
            <w:szCs w:val="22"/>
          </w:rPr>
          <w:t>https://www.blockchain.com/btc/tx/a1075db55d416d3ca199f55b6084e2115b9345e16c5cf302fc80e9d5fbf5d48d</w:t>
        </w:r>
      </w:hyperlink>
      <w:r w:rsidR="0081641E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E8AFB88" w14:textId="33D00A70" w:rsidR="00F834D5" w:rsidRPr="007F04CE" w:rsidRDefault="00F834D5" w:rsidP="00135869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30" w:name="_Toc531609494"/>
      <w:r w:rsidRPr="007F04CE">
        <w:rPr>
          <w:rFonts w:asciiTheme="minorHAnsi" w:hAnsiTheme="minorHAnsi"/>
          <w:b/>
          <w:sz w:val="24"/>
          <w:szCs w:val="22"/>
        </w:rPr>
        <w:t>I</w:t>
      </w:r>
      <w:r w:rsidR="00AE5AA0">
        <w:rPr>
          <w:rFonts w:asciiTheme="minorHAnsi" w:hAnsiTheme="minorHAnsi"/>
          <w:b/>
          <w:sz w:val="24"/>
          <w:szCs w:val="22"/>
        </w:rPr>
        <w:t>nstalling a Bitcoin Full Node</w:t>
      </w:r>
      <w:bookmarkEnd w:id="30"/>
    </w:p>
    <w:p w14:paraId="0DBC9E89" w14:textId="7F1EEC94" w:rsidR="00DE1D06" w:rsidRDefault="00DE1D06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94FAD8B" w14:textId="2EB05181" w:rsidR="009B144E" w:rsidRDefault="00726352" w:rsidP="00F834D5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FFFFF"/>
        </w:rPr>
      </w:pPr>
      <w:r w:rsidRPr="00726352">
        <w:rPr>
          <w:rFonts w:ascii="Arial" w:hAnsi="Arial" w:cs="Arial"/>
          <w:color w:val="000000"/>
          <w:sz w:val="22"/>
          <w:szCs w:val="22"/>
        </w:rPr>
        <w:t>The most popular and trusted implementation of full nodes is called Bitcoin Core, and its latest release can be found on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22" w:history="1">
        <w:r w:rsidRPr="00726352">
          <w:rPr>
            <w:rStyle w:val="Hyperlink"/>
            <w:rFonts w:ascii="Arial" w:eastAsia="Verdana" w:hAnsi="Arial" w:cs="Arial"/>
            <w:color w:val="0366D6"/>
            <w:sz w:val="22"/>
            <w:shd w:val="clear" w:color="auto" w:fill="FFFFFF"/>
          </w:rPr>
          <w:t>Github</w:t>
        </w:r>
      </w:hyperlink>
      <w:r>
        <w:rPr>
          <w:rFonts w:ascii="Arial" w:hAnsi="Arial" w:cs="Arial"/>
          <w:sz w:val="22"/>
        </w:rPr>
        <w:t>.</w:t>
      </w:r>
      <w:r w:rsidR="00160972">
        <w:rPr>
          <w:rFonts w:ascii="Arial" w:hAnsi="Arial" w:cs="Arial"/>
          <w:sz w:val="22"/>
        </w:rPr>
        <w:t xml:space="preserve"> </w:t>
      </w:r>
    </w:p>
    <w:p w14:paraId="6FDE2192" w14:textId="77777777" w:rsidR="00726352" w:rsidRDefault="00726352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84C36E" w14:textId="7C93D04F" w:rsidR="00452C56" w:rsidRDefault="00F834D5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 w:rsidR="00160972">
        <w:rPr>
          <w:rFonts w:ascii="Arial" w:hAnsi="Arial" w:cs="Arial"/>
          <w:color w:val="000000"/>
          <w:sz w:val="22"/>
          <w:szCs w:val="22"/>
        </w:rPr>
        <w:t>software</w:t>
      </w:r>
      <w:r>
        <w:rPr>
          <w:rFonts w:ascii="Arial" w:hAnsi="Arial" w:cs="Arial"/>
          <w:color w:val="000000"/>
          <w:sz w:val="22"/>
          <w:szCs w:val="22"/>
        </w:rPr>
        <w:t xml:space="preserve"> is very lightweight and is supported on Windows, Mac OS X, or Linux</w:t>
      </w:r>
      <w:r w:rsidR="00160972">
        <w:rPr>
          <w:rFonts w:ascii="Arial" w:hAnsi="Arial" w:cs="Arial"/>
          <w:color w:val="000000"/>
          <w:sz w:val="22"/>
          <w:szCs w:val="22"/>
        </w:rPr>
        <w:t xml:space="preserve">. </w:t>
      </w:r>
      <w:r w:rsidR="00436FC7">
        <w:rPr>
          <w:rFonts w:ascii="Arial" w:hAnsi="Arial" w:cs="Arial"/>
          <w:color w:val="000000"/>
          <w:sz w:val="22"/>
          <w:szCs w:val="22"/>
        </w:rPr>
        <w:t>Below are the install</w:t>
      </w:r>
      <w:r w:rsidR="00160972">
        <w:rPr>
          <w:rFonts w:ascii="Arial" w:hAnsi="Arial" w:cs="Arial"/>
          <w:color w:val="000000"/>
          <w:sz w:val="22"/>
          <w:szCs w:val="22"/>
        </w:rPr>
        <w:t xml:space="preserve"> steps </w:t>
      </w:r>
      <w:r w:rsidR="00436FC7">
        <w:rPr>
          <w:rFonts w:ascii="Arial" w:hAnsi="Arial" w:cs="Arial"/>
          <w:color w:val="000000"/>
          <w:sz w:val="22"/>
          <w:szCs w:val="22"/>
        </w:rPr>
        <w:t>for a Linux machine</w:t>
      </w:r>
      <w:r w:rsidR="00BA3BB4">
        <w:rPr>
          <w:rFonts w:ascii="Arial" w:hAnsi="Arial" w:cs="Arial"/>
          <w:color w:val="000000"/>
          <w:sz w:val="22"/>
          <w:szCs w:val="22"/>
        </w:rPr>
        <w:t xml:space="preserve"> running</w:t>
      </w:r>
      <w:r w:rsidR="00160972">
        <w:rPr>
          <w:rFonts w:ascii="Arial" w:hAnsi="Arial" w:cs="Arial"/>
          <w:color w:val="000000"/>
          <w:sz w:val="22"/>
          <w:szCs w:val="22"/>
        </w:rPr>
        <w:t xml:space="preserve"> Ubuntu 18.04.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49BB995" w14:textId="77777777" w:rsidR="00E0074B" w:rsidRDefault="00E0074B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E0678C" w14:textId="795B0A01" w:rsidR="00F834D5" w:rsidRDefault="00452C56" w:rsidP="00F834D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For more details on the installation process see </w:t>
      </w:r>
      <w:hyperlink r:id="rId23" w:anchor="linux-instructions" w:history="1">
        <w:r w:rsidRPr="00452C56">
          <w:rPr>
            <w:rStyle w:val="Hyperlink"/>
            <w:rFonts w:ascii="Arial" w:hAnsi="Arial" w:cs="Arial"/>
            <w:sz w:val="22"/>
            <w:szCs w:val="22"/>
          </w:rPr>
          <w:t>instructions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 </w:t>
      </w:r>
      <w:r w:rsidR="00160972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0C23F9C" w14:textId="77777777" w:rsidR="00F834D5" w:rsidRDefault="00F834D5" w:rsidP="00F834D5"/>
    <w:p w14:paraId="7065C2CE" w14:textId="629A6089" w:rsidR="00900985" w:rsidRDefault="00F834D5" w:rsidP="009C2C2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Install the packages </w:t>
      </w:r>
    </w:p>
    <w:p w14:paraId="577662A7" w14:textId="73B3764F" w:rsidR="009C2C23" w:rsidRDefault="009C2C23" w:rsidP="009C2C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31" w:name="_MON_1600111552"/>
    <w:bookmarkEnd w:id="31"/>
    <w:p w14:paraId="46CEA624" w14:textId="461A1F11" w:rsidR="009C2C23" w:rsidRPr="009C2C23" w:rsidRDefault="00846373" w:rsidP="009C2C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376" w14:anchorId="732619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9.5pt" o:ole="">
            <v:imagedata r:id="rId24" o:title=""/>
          </v:shape>
          <o:OLEObject Type="Embed" ProgID="Word.OpenDocumentText.12" ShapeID="_x0000_i1025" DrawAspect="Content" ObjectID="_1605370966" r:id="rId25"/>
        </w:object>
      </w:r>
    </w:p>
    <w:p w14:paraId="0DC29C61" w14:textId="66FF82B4" w:rsidR="009C2C23" w:rsidRDefault="009C2C23" w:rsidP="00F834D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Create a </w:t>
      </w:r>
      <w:r w:rsidR="00DE1D06">
        <w:rPr>
          <w:rFonts w:ascii="Arial" w:hAnsi="Arial" w:cs="Arial"/>
          <w:color w:val="000000"/>
          <w:sz w:val="22"/>
          <w:szCs w:val="22"/>
        </w:rPr>
        <w:t>b</w:t>
      </w:r>
      <w:r w:rsidR="00F11C11">
        <w:rPr>
          <w:rFonts w:ascii="Arial" w:hAnsi="Arial" w:cs="Arial"/>
          <w:color w:val="000000"/>
          <w:sz w:val="22"/>
          <w:szCs w:val="22"/>
        </w:rPr>
        <w:t>itcoin</w:t>
      </w:r>
      <w:r>
        <w:rPr>
          <w:rFonts w:ascii="Arial" w:hAnsi="Arial" w:cs="Arial"/>
          <w:color w:val="000000"/>
          <w:sz w:val="22"/>
          <w:szCs w:val="22"/>
        </w:rPr>
        <w:t>.conf file for a full node implementation</w:t>
      </w:r>
    </w:p>
    <w:p w14:paraId="092FE84A" w14:textId="0DEF197B" w:rsidR="009C2C23" w:rsidRDefault="009C2C23" w:rsidP="009C2C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32" w:name="_MON_1600111634"/>
    <w:bookmarkEnd w:id="32"/>
    <w:p w14:paraId="2DAE18E4" w14:textId="0D34E932" w:rsidR="00572C1C" w:rsidRDefault="005869CC" w:rsidP="009C2C2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1791" w14:anchorId="35A9FC34">
          <v:shape id="_x0000_i1026" type="#_x0000_t75" style="width:451.5pt;height:87.75pt" o:ole="">
            <v:imagedata r:id="rId26" o:title=""/>
          </v:shape>
          <o:OLEObject Type="Embed" ProgID="Word.OpenDocumentText.12" ShapeID="_x0000_i1026" DrawAspect="Content" ObjectID="_1605370967" r:id="rId27"/>
        </w:object>
      </w:r>
    </w:p>
    <w:p w14:paraId="572CE30A" w14:textId="6B6E53BB" w:rsidR="00F834D5" w:rsidRDefault="00F834D5" w:rsidP="00F834D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Start up the </w:t>
      </w:r>
      <w:r w:rsidR="003708B0">
        <w:rPr>
          <w:rFonts w:ascii="Arial" w:hAnsi="Arial" w:cs="Arial"/>
          <w:color w:val="000000"/>
          <w:sz w:val="22"/>
          <w:szCs w:val="22"/>
        </w:rPr>
        <w:t>Bitcoin Core</w:t>
      </w:r>
      <w:r>
        <w:rPr>
          <w:rFonts w:ascii="Arial" w:hAnsi="Arial" w:cs="Arial"/>
          <w:color w:val="000000"/>
          <w:sz w:val="22"/>
          <w:szCs w:val="22"/>
        </w:rPr>
        <w:t xml:space="preserve"> daemon</w:t>
      </w:r>
    </w:p>
    <w:p w14:paraId="167D7CE7" w14:textId="77777777" w:rsidR="00900985" w:rsidRDefault="00900985" w:rsidP="009009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33" w:name="_MON_1600111795"/>
    <w:bookmarkEnd w:id="33"/>
    <w:p w14:paraId="14C9E25F" w14:textId="67C01CD0" w:rsidR="00160972" w:rsidRPr="009C2C23" w:rsidRDefault="00846373" w:rsidP="009C2C23">
      <w:r>
        <w:object w:dxaOrig="9026" w:dyaOrig="378" w14:anchorId="27605EDA">
          <v:shape id="_x0000_i1027" type="#_x0000_t75" style="width:451.5pt;height:19.5pt" o:ole="">
            <v:imagedata r:id="rId28" o:title=""/>
          </v:shape>
          <o:OLEObject Type="Embed" ProgID="Word.OpenDocumentText.12" ShapeID="_x0000_i1027" DrawAspect="Content" ObjectID="_1605370968" r:id="rId29"/>
        </w:object>
      </w:r>
      <w:r w:rsidR="00160972">
        <w:rPr>
          <w:rFonts w:ascii="Arial" w:hAnsi="Arial" w:cs="Arial"/>
          <w:color w:val="000000"/>
        </w:rPr>
        <w:t xml:space="preserve">The </w:t>
      </w:r>
      <w:r w:rsidR="00AB7D42" w:rsidRPr="00C8265B">
        <w:rPr>
          <w:rFonts w:ascii="Arial" w:hAnsi="Arial" w:cs="Arial"/>
          <w:i/>
          <w:color w:val="000000"/>
        </w:rPr>
        <w:t>b</w:t>
      </w:r>
      <w:r w:rsidR="00F11C11" w:rsidRPr="00C8265B">
        <w:rPr>
          <w:rFonts w:ascii="Arial" w:hAnsi="Arial" w:cs="Arial"/>
          <w:i/>
          <w:color w:val="000000"/>
        </w:rPr>
        <w:t>itcoin</w:t>
      </w:r>
      <w:r w:rsidR="00160972" w:rsidRPr="00C8265B">
        <w:rPr>
          <w:rFonts w:ascii="Arial" w:hAnsi="Arial" w:cs="Arial"/>
          <w:i/>
          <w:color w:val="000000"/>
        </w:rPr>
        <w:t>d</w:t>
      </w:r>
      <w:r w:rsidR="00160972">
        <w:rPr>
          <w:rFonts w:ascii="Arial" w:hAnsi="Arial" w:cs="Arial"/>
          <w:color w:val="000000"/>
        </w:rPr>
        <w:t xml:space="preserve"> da</w:t>
      </w:r>
      <w:r w:rsidR="007F48E9">
        <w:rPr>
          <w:rFonts w:ascii="Arial" w:hAnsi="Arial" w:cs="Arial"/>
          <w:color w:val="000000"/>
        </w:rPr>
        <w:t>e</w:t>
      </w:r>
      <w:r w:rsidR="00160972">
        <w:rPr>
          <w:rFonts w:ascii="Arial" w:hAnsi="Arial" w:cs="Arial"/>
          <w:color w:val="000000"/>
        </w:rPr>
        <w:t xml:space="preserve">mon is a headless daemon which syncs with </w:t>
      </w:r>
      <w:r w:rsidR="00356071">
        <w:rPr>
          <w:rFonts w:ascii="Arial" w:hAnsi="Arial" w:cs="Arial"/>
          <w:color w:val="000000"/>
        </w:rPr>
        <w:t>other nodes on the network on</w:t>
      </w:r>
      <w:r w:rsidR="00160972">
        <w:rPr>
          <w:rFonts w:ascii="Arial" w:hAnsi="Arial" w:cs="Arial"/>
          <w:color w:val="000000"/>
        </w:rPr>
        <w:t xml:space="preserve"> </w:t>
      </w:r>
      <w:r w:rsidR="009C2C23">
        <w:rPr>
          <w:rFonts w:ascii="Arial" w:hAnsi="Arial" w:cs="Arial"/>
          <w:color w:val="000000"/>
        </w:rPr>
        <w:t>start-up</w:t>
      </w:r>
      <w:r w:rsidR="00160972">
        <w:rPr>
          <w:rFonts w:ascii="Arial" w:hAnsi="Arial" w:cs="Arial"/>
          <w:color w:val="000000"/>
        </w:rPr>
        <w:t xml:space="preserve"> and provides a JSON-RPC interface to enable easy integration with other software or payment systems. </w:t>
      </w:r>
    </w:p>
    <w:p w14:paraId="73A3549C" w14:textId="58B9B028" w:rsidR="00160972" w:rsidRDefault="00160972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4B0521" w14:textId="28D132AE" w:rsidR="00173F91" w:rsidRPr="00C7256D" w:rsidRDefault="0072062D" w:rsidP="00C7256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 f</w:t>
      </w:r>
      <w:r w:rsidR="00160972">
        <w:rPr>
          <w:rFonts w:ascii="Arial" w:hAnsi="Arial" w:cs="Arial"/>
          <w:color w:val="000000"/>
          <w:sz w:val="22"/>
          <w:szCs w:val="22"/>
        </w:rPr>
        <w:t>irst time installation</w:t>
      </w:r>
      <w:r w:rsidR="001957BA">
        <w:rPr>
          <w:rFonts w:ascii="Arial" w:hAnsi="Arial" w:cs="Arial"/>
          <w:color w:val="000000"/>
          <w:sz w:val="22"/>
          <w:szCs w:val="22"/>
        </w:rPr>
        <w:t>,</w:t>
      </w:r>
      <w:r w:rsidR="00160972">
        <w:rPr>
          <w:rFonts w:ascii="Arial" w:hAnsi="Arial" w:cs="Arial"/>
          <w:color w:val="000000"/>
          <w:sz w:val="22"/>
          <w:szCs w:val="22"/>
        </w:rPr>
        <w:t xml:space="preserve"> the node will go through the Initial Block Download (IBD) process, which may take a considerable amount of 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time </w:t>
      </w:r>
      <w:r w:rsidR="00356071">
        <w:rPr>
          <w:rFonts w:ascii="Arial" w:hAnsi="Arial" w:cs="Arial"/>
          <w:color w:val="000000"/>
          <w:sz w:val="22"/>
          <w:szCs w:val="22"/>
        </w:rPr>
        <w:t>as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 it </w:t>
      </w:r>
      <w:r w:rsidR="00356071">
        <w:rPr>
          <w:rFonts w:ascii="Arial" w:hAnsi="Arial" w:cs="Arial"/>
          <w:color w:val="000000"/>
          <w:sz w:val="22"/>
          <w:szCs w:val="22"/>
        </w:rPr>
        <w:t>needs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 to download</w:t>
      </w:r>
      <w:r w:rsidR="001957BA">
        <w:rPr>
          <w:rFonts w:ascii="Arial" w:hAnsi="Arial" w:cs="Arial"/>
          <w:color w:val="000000"/>
          <w:sz w:val="22"/>
          <w:szCs w:val="22"/>
        </w:rPr>
        <w:t xml:space="preserve"> and validate</w:t>
      </w:r>
      <w:r w:rsidR="009C2C23">
        <w:rPr>
          <w:rFonts w:ascii="Arial" w:hAnsi="Arial" w:cs="Arial"/>
          <w:color w:val="000000"/>
          <w:sz w:val="22"/>
          <w:szCs w:val="22"/>
        </w:rPr>
        <w:t xml:space="preserve"> the entire blockchain which is roughly around 2</w:t>
      </w:r>
      <w:r w:rsidR="008A3B29">
        <w:rPr>
          <w:rFonts w:ascii="Arial" w:hAnsi="Arial" w:cs="Arial"/>
          <w:color w:val="000000"/>
          <w:sz w:val="22"/>
          <w:szCs w:val="22"/>
        </w:rPr>
        <w:t>2</w:t>
      </w:r>
      <w:r w:rsidR="009C2C23">
        <w:rPr>
          <w:rFonts w:ascii="Arial" w:hAnsi="Arial" w:cs="Arial"/>
          <w:color w:val="000000"/>
          <w:sz w:val="22"/>
          <w:szCs w:val="22"/>
        </w:rPr>
        <w:t>0GB.</w:t>
      </w:r>
      <w:r w:rsidR="00F631F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EDB9B1F" w14:textId="287D6443" w:rsidR="00F834D5" w:rsidRPr="007F04CE" w:rsidRDefault="00135869" w:rsidP="00135869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34" w:name="_Toc531609495"/>
      <w:r w:rsidRPr="007F04CE">
        <w:rPr>
          <w:rFonts w:asciiTheme="minorHAnsi" w:hAnsiTheme="minorHAnsi"/>
          <w:b/>
          <w:sz w:val="24"/>
          <w:szCs w:val="22"/>
        </w:rPr>
        <w:t>I</w:t>
      </w:r>
      <w:r w:rsidR="00F04239">
        <w:rPr>
          <w:rFonts w:asciiTheme="minorHAnsi" w:hAnsiTheme="minorHAnsi"/>
          <w:b/>
          <w:sz w:val="24"/>
          <w:szCs w:val="22"/>
        </w:rPr>
        <w:t>nteracting with a Full Node</w:t>
      </w:r>
      <w:bookmarkEnd w:id="34"/>
    </w:p>
    <w:p w14:paraId="3940EDD1" w14:textId="77777777" w:rsidR="00F804A7" w:rsidRDefault="00F804A7" w:rsidP="003F3D19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1D62D45C" w14:textId="518DDADE" w:rsidR="003F3D19" w:rsidRPr="003F3D19" w:rsidRDefault="0065272E" w:rsidP="003F3D19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When the </w:t>
      </w:r>
      <w:r w:rsidRPr="0065272E">
        <w:rPr>
          <w:rFonts w:ascii="Arial" w:hAnsi="Arial" w:cs="Arial"/>
          <w:i/>
          <w:color w:val="000000"/>
          <w:sz w:val="22"/>
          <w:szCs w:val="22"/>
        </w:rPr>
        <w:t>bitcoind</w:t>
      </w:r>
      <w:r>
        <w:rPr>
          <w:rFonts w:ascii="Arial" w:hAnsi="Arial" w:cs="Arial"/>
          <w:color w:val="000000"/>
          <w:sz w:val="22"/>
          <w:szCs w:val="22"/>
        </w:rPr>
        <w:t xml:space="preserve"> application is running, the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>
        <w:rPr>
          <w:rFonts w:ascii="Arial" w:hAnsi="Arial" w:cs="Arial"/>
          <w:color w:val="000000"/>
          <w:sz w:val="22"/>
          <w:szCs w:val="22"/>
        </w:rPr>
        <w:t>B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itcoin </w:t>
      </w:r>
      <w:r w:rsidR="003708B0">
        <w:rPr>
          <w:rFonts w:ascii="Arial" w:hAnsi="Arial" w:cs="Arial"/>
          <w:color w:val="000000"/>
          <w:sz w:val="22"/>
          <w:szCs w:val="22"/>
        </w:rPr>
        <w:t>Core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 w:rsidRPr="00F11C11">
        <w:rPr>
          <w:rFonts w:ascii="Arial" w:hAnsi="Arial" w:cs="Arial"/>
          <w:color w:val="222222"/>
          <w:sz w:val="22"/>
          <w:shd w:val="clear" w:color="auto" w:fill="FFFFFF"/>
        </w:rPr>
        <w:t>Remote Procedure Call</w:t>
      </w:r>
      <w:r w:rsidR="00F11C11">
        <w:rPr>
          <w:rFonts w:ascii="Arial" w:hAnsi="Arial" w:cs="Arial"/>
          <w:color w:val="222222"/>
          <w:shd w:val="clear" w:color="auto" w:fill="FFFFFF"/>
        </w:rPr>
        <w:t xml:space="preserve"> (</w:t>
      </w:r>
      <w:r w:rsidR="00F834D5">
        <w:rPr>
          <w:rFonts w:ascii="Arial" w:hAnsi="Arial" w:cs="Arial"/>
          <w:color w:val="000000"/>
          <w:sz w:val="22"/>
          <w:szCs w:val="22"/>
        </w:rPr>
        <w:t>RPC</w:t>
      </w:r>
      <w:r w:rsidR="00F11C11">
        <w:rPr>
          <w:rFonts w:ascii="Arial" w:hAnsi="Arial" w:cs="Arial"/>
          <w:color w:val="000000"/>
          <w:sz w:val="22"/>
          <w:szCs w:val="22"/>
        </w:rPr>
        <w:t>)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service listens for HTTP POST requests on port 8332</w:t>
      </w:r>
      <w:r w:rsidR="00090B89">
        <w:rPr>
          <w:rFonts w:ascii="Arial" w:hAnsi="Arial" w:cs="Arial"/>
          <w:color w:val="000000"/>
          <w:sz w:val="22"/>
          <w:szCs w:val="22"/>
        </w:rPr>
        <w:t xml:space="preserve"> </w:t>
      </w:r>
      <w:r w:rsidR="00F834D5">
        <w:rPr>
          <w:rFonts w:ascii="Arial" w:hAnsi="Arial" w:cs="Arial"/>
          <w:color w:val="000000"/>
          <w:sz w:val="22"/>
          <w:szCs w:val="22"/>
        </w:rPr>
        <w:t>by default</w:t>
      </w:r>
      <w:r w:rsidR="001D716A">
        <w:rPr>
          <w:rFonts w:ascii="Arial" w:hAnsi="Arial" w:cs="Arial"/>
          <w:color w:val="000000"/>
          <w:sz w:val="22"/>
          <w:szCs w:val="22"/>
        </w:rPr>
        <w:t>,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090B89">
        <w:rPr>
          <w:rFonts w:ascii="Arial" w:hAnsi="Arial" w:cs="Arial"/>
          <w:color w:val="000000"/>
          <w:sz w:val="22"/>
          <w:szCs w:val="22"/>
        </w:rPr>
        <w:t xml:space="preserve">and 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the service binds to your </w:t>
      </w:r>
      <w:r w:rsidR="009E2904">
        <w:rPr>
          <w:rFonts w:ascii="Arial" w:hAnsi="Arial" w:cs="Arial"/>
          <w:color w:val="000000"/>
          <w:sz w:val="22"/>
          <w:szCs w:val="22"/>
        </w:rPr>
        <w:t>server’s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localhost network interface so </w:t>
      </w:r>
      <w:r w:rsidR="00900985">
        <w:rPr>
          <w:rFonts w:ascii="Arial" w:hAnsi="Arial" w:cs="Arial"/>
          <w:color w:val="000000"/>
          <w:sz w:val="22"/>
          <w:szCs w:val="22"/>
        </w:rPr>
        <w:t>it’s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not accessible from other</w:t>
      </w:r>
      <w:r w:rsidR="009E2904">
        <w:rPr>
          <w:rFonts w:ascii="Arial" w:hAnsi="Arial" w:cs="Arial"/>
          <w:color w:val="000000"/>
          <w:sz w:val="22"/>
          <w:szCs w:val="22"/>
        </w:rPr>
        <w:t xml:space="preserve"> servers unless otherwise specified by your node configuration</w:t>
      </w:r>
      <w:r w:rsidR="005C0494">
        <w:rPr>
          <w:rFonts w:ascii="Arial" w:hAnsi="Arial" w:cs="Arial"/>
          <w:color w:val="000000"/>
          <w:sz w:val="22"/>
          <w:szCs w:val="22"/>
        </w:rPr>
        <w:t xml:space="preserve"> [</w:t>
      </w:r>
      <w:r w:rsidR="00717665">
        <w:rPr>
          <w:rFonts w:ascii="Arial" w:hAnsi="Arial" w:cs="Arial"/>
          <w:color w:val="000000"/>
          <w:sz w:val="22"/>
          <w:szCs w:val="22"/>
        </w:rPr>
        <w:t>3</w:t>
      </w:r>
      <w:r w:rsidR="005C0494">
        <w:rPr>
          <w:rFonts w:ascii="Arial" w:hAnsi="Arial" w:cs="Arial"/>
          <w:color w:val="000000"/>
          <w:sz w:val="22"/>
          <w:szCs w:val="22"/>
        </w:rPr>
        <w:t>]</w:t>
      </w:r>
      <w:r w:rsidR="009E2904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9DAEE18" w14:textId="15CED2EF" w:rsidR="00F834D5" w:rsidRPr="00BF4CFC" w:rsidRDefault="00F834D5" w:rsidP="00F834D5">
      <w:pPr>
        <w:pStyle w:val="NormalWeb"/>
        <w:spacing w:before="0" w:beforeAutospacing="0" w:after="0" w:afterAutospacing="0"/>
        <w:rPr>
          <w:rFonts w:ascii="Arial" w:hAnsi="Arial" w:cs="Arial"/>
          <w:sz w:val="22"/>
        </w:rPr>
      </w:pPr>
    </w:p>
    <w:p w14:paraId="13A7F058" w14:textId="08E71CB7" w:rsidR="00F834D5" w:rsidRDefault="0068582D" w:rsidP="00F834D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There are many options available to interface with a running node</w:t>
      </w:r>
      <w:r w:rsidR="003F3B99">
        <w:rPr>
          <w:rFonts w:ascii="Arial" w:hAnsi="Arial" w:cs="Arial"/>
          <w:color w:val="000000"/>
          <w:sz w:val="22"/>
          <w:szCs w:val="22"/>
        </w:rPr>
        <w:t>.</w:t>
      </w:r>
      <w:r w:rsidR="00090B89">
        <w:rPr>
          <w:rFonts w:ascii="Arial" w:hAnsi="Arial" w:cs="Arial"/>
          <w:color w:val="000000"/>
          <w:sz w:val="22"/>
          <w:szCs w:val="22"/>
        </w:rPr>
        <w:t xml:space="preserve"> </w:t>
      </w:r>
      <w:r w:rsidR="003F3B99">
        <w:rPr>
          <w:rFonts w:ascii="Arial" w:hAnsi="Arial" w:cs="Arial"/>
          <w:color w:val="000000"/>
          <w:sz w:val="22"/>
          <w:szCs w:val="22"/>
        </w:rPr>
        <w:t>The most common command line tool is the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F11C11" w:rsidRPr="00DB262C">
        <w:rPr>
          <w:rFonts w:ascii="Arial" w:hAnsi="Arial" w:cs="Arial"/>
          <w:i/>
          <w:color w:val="000000"/>
          <w:sz w:val="22"/>
          <w:szCs w:val="22"/>
        </w:rPr>
        <w:t>bitcoin</w:t>
      </w:r>
      <w:r w:rsidR="00F834D5" w:rsidRPr="00DB262C">
        <w:rPr>
          <w:rFonts w:ascii="Arial" w:hAnsi="Arial" w:cs="Arial"/>
          <w:i/>
          <w:color w:val="000000"/>
          <w:sz w:val="22"/>
          <w:szCs w:val="22"/>
        </w:rPr>
        <w:t>-cli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which is installed as part of </w:t>
      </w:r>
      <w:r w:rsidR="00F11C11">
        <w:rPr>
          <w:rFonts w:ascii="Arial" w:hAnsi="Arial" w:cs="Arial"/>
          <w:color w:val="000000"/>
          <w:sz w:val="22"/>
          <w:szCs w:val="22"/>
        </w:rPr>
        <w:t>Bitcoin</w:t>
      </w:r>
      <w:r w:rsidR="003708B0">
        <w:rPr>
          <w:rFonts w:ascii="Arial" w:hAnsi="Arial" w:cs="Arial"/>
          <w:color w:val="000000"/>
          <w:sz w:val="22"/>
          <w:szCs w:val="22"/>
        </w:rPr>
        <w:t xml:space="preserve"> C</w:t>
      </w:r>
      <w:r w:rsidR="00F834D5">
        <w:rPr>
          <w:rFonts w:ascii="Arial" w:hAnsi="Arial" w:cs="Arial"/>
          <w:color w:val="000000"/>
          <w:sz w:val="22"/>
          <w:szCs w:val="22"/>
        </w:rPr>
        <w:t>ore</w:t>
      </w:r>
      <w:r w:rsidR="00090B89">
        <w:rPr>
          <w:rFonts w:ascii="Arial" w:hAnsi="Arial" w:cs="Arial"/>
          <w:color w:val="000000"/>
          <w:sz w:val="22"/>
          <w:szCs w:val="22"/>
        </w:rPr>
        <w:t>,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3F3B99">
        <w:rPr>
          <w:rFonts w:ascii="Arial" w:hAnsi="Arial" w:cs="Arial"/>
          <w:color w:val="000000"/>
          <w:sz w:val="22"/>
          <w:szCs w:val="22"/>
        </w:rPr>
        <w:t>but it is also possible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3F3B99">
        <w:rPr>
          <w:rFonts w:ascii="Arial" w:hAnsi="Arial" w:cs="Arial"/>
          <w:color w:val="000000"/>
          <w:sz w:val="22"/>
          <w:szCs w:val="22"/>
        </w:rPr>
        <w:t>to interface using</w:t>
      </w:r>
      <w:r w:rsidR="00090B89">
        <w:rPr>
          <w:rFonts w:ascii="Arial" w:hAnsi="Arial" w:cs="Arial"/>
          <w:color w:val="000000"/>
          <w:sz w:val="22"/>
          <w:szCs w:val="22"/>
        </w:rPr>
        <w:t xml:space="preserve"> </w:t>
      </w:r>
      <w:r w:rsidR="003F3B99">
        <w:rPr>
          <w:rFonts w:ascii="Arial" w:hAnsi="Arial" w:cs="Arial"/>
          <w:color w:val="000000"/>
          <w:sz w:val="22"/>
          <w:szCs w:val="22"/>
        </w:rPr>
        <w:t>any of the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open-source client librar</w:t>
      </w:r>
      <w:r w:rsidR="00090B89">
        <w:rPr>
          <w:rFonts w:ascii="Arial" w:hAnsi="Arial" w:cs="Arial"/>
          <w:color w:val="000000"/>
          <w:sz w:val="22"/>
          <w:szCs w:val="22"/>
        </w:rPr>
        <w:t>ies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  <w:r w:rsidR="00090B89">
        <w:rPr>
          <w:rFonts w:ascii="Arial" w:hAnsi="Arial" w:cs="Arial"/>
          <w:color w:val="000000"/>
          <w:sz w:val="22"/>
          <w:szCs w:val="22"/>
        </w:rPr>
        <w:t xml:space="preserve">which are </w:t>
      </w:r>
      <w:r w:rsidR="00F834D5">
        <w:rPr>
          <w:rFonts w:ascii="Arial" w:hAnsi="Arial" w:cs="Arial"/>
          <w:color w:val="000000"/>
          <w:sz w:val="22"/>
          <w:szCs w:val="22"/>
        </w:rPr>
        <w:t>available in most modern programming languages including C++,</w:t>
      </w:r>
      <w:r w:rsidR="00B3277F">
        <w:rPr>
          <w:rFonts w:ascii="Arial" w:hAnsi="Arial" w:cs="Arial"/>
          <w:color w:val="000000"/>
          <w:sz w:val="22"/>
          <w:szCs w:val="22"/>
        </w:rPr>
        <w:t xml:space="preserve"> </w:t>
      </w:r>
      <w:r w:rsidR="00F834D5">
        <w:rPr>
          <w:rFonts w:ascii="Arial" w:hAnsi="Arial" w:cs="Arial"/>
          <w:color w:val="000000"/>
          <w:sz w:val="22"/>
          <w:szCs w:val="22"/>
        </w:rPr>
        <w:t>python and java.</w:t>
      </w:r>
      <w:r w:rsidR="003F3B99">
        <w:rPr>
          <w:rFonts w:ascii="Arial" w:hAnsi="Arial" w:cs="Arial"/>
          <w:color w:val="000000"/>
          <w:sz w:val="22"/>
          <w:szCs w:val="22"/>
        </w:rPr>
        <w:t xml:space="preserve"> This </w:t>
      </w:r>
      <w:r w:rsidR="00230233">
        <w:rPr>
          <w:rFonts w:ascii="Arial" w:hAnsi="Arial" w:cs="Arial"/>
          <w:color w:val="000000"/>
          <w:sz w:val="22"/>
          <w:szCs w:val="22"/>
        </w:rPr>
        <w:t>demonstration</w:t>
      </w:r>
      <w:r w:rsidR="003F3B99">
        <w:rPr>
          <w:rFonts w:ascii="Arial" w:hAnsi="Arial" w:cs="Arial"/>
          <w:color w:val="000000"/>
          <w:sz w:val="22"/>
          <w:szCs w:val="22"/>
        </w:rPr>
        <w:t xml:space="preserve"> will make use of a native q library</w:t>
      </w:r>
      <w:r w:rsidR="008A1949">
        <w:rPr>
          <w:rFonts w:ascii="Arial" w:hAnsi="Arial" w:cs="Arial"/>
          <w:color w:val="000000"/>
          <w:sz w:val="22"/>
          <w:szCs w:val="22"/>
        </w:rPr>
        <w:t xml:space="preserve">, </w:t>
      </w:r>
      <w:hyperlink r:id="rId30" w:history="1">
        <w:r w:rsidR="008A1949" w:rsidRPr="0073504E">
          <w:rPr>
            <w:rStyle w:val="Hyperlink"/>
            <w:rFonts w:ascii="Arial" w:hAnsi="Arial" w:cs="Arial"/>
            <w:sz w:val="22"/>
            <w:szCs w:val="22"/>
          </w:rPr>
          <w:t>qbitcoind</w:t>
        </w:r>
      </w:hyperlink>
      <w:r w:rsidR="008A1949">
        <w:rPr>
          <w:rFonts w:ascii="Arial" w:hAnsi="Arial" w:cs="Arial"/>
          <w:color w:val="000000"/>
          <w:sz w:val="22"/>
          <w:szCs w:val="22"/>
        </w:rPr>
        <w:t>, detailed later below</w:t>
      </w:r>
      <w:r w:rsidR="000049B4">
        <w:rPr>
          <w:rFonts w:ascii="Arial" w:hAnsi="Arial" w:cs="Arial"/>
          <w:color w:val="000000"/>
          <w:sz w:val="22"/>
          <w:szCs w:val="22"/>
        </w:rPr>
        <w:t>, and in the Appendix</w:t>
      </w:r>
      <w:r w:rsidR="008A1949">
        <w:rPr>
          <w:rFonts w:ascii="Arial" w:hAnsi="Arial" w:cs="Arial"/>
          <w:color w:val="000000"/>
          <w:sz w:val="22"/>
          <w:szCs w:val="22"/>
        </w:rPr>
        <w:t>.</w:t>
      </w:r>
      <w:r w:rsidR="00F834D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CBC2C9F" w14:textId="4454D2AA" w:rsidR="00F834D5" w:rsidRPr="00BF4CFC" w:rsidRDefault="00F834D5" w:rsidP="00F834D5">
      <w:pPr>
        <w:rPr>
          <w:rFonts w:ascii="Arial" w:hAnsi="Arial" w:cs="Arial"/>
        </w:rPr>
      </w:pPr>
    </w:p>
    <w:p w14:paraId="05229270" w14:textId="711FF563" w:rsidR="00D03F94" w:rsidRPr="00AE037B" w:rsidRDefault="00D03F94" w:rsidP="00F834D5">
      <w:pPr>
        <w:rPr>
          <w:rFonts w:ascii="Arial" w:hAnsi="Arial" w:cs="Arial"/>
        </w:rPr>
      </w:pPr>
      <w:r w:rsidRPr="00AE037B">
        <w:rPr>
          <w:rFonts w:ascii="Arial" w:hAnsi="Arial" w:cs="Arial"/>
        </w:rPr>
        <w:t>Example interaction using bitcoin-cli:</w:t>
      </w:r>
    </w:p>
    <w:p w14:paraId="4F879D4B" w14:textId="77777777" w:rsidR="00D03F94" w:rsidRPr="00BF4CFC" w:rsidRDefault="00D03F94" w:rsidP="00F834D5">
      <w:pPr>
        <w:rPr>
          <w:rFonts w:ascii="Arial" w:hAnsi="Arial" w:cs="Arial"/>
        </w:rPr>
      </w:pPr>
    </w:p>
    <w:p w14:paraId="4A08A2A2" w14:textId="47BD5B72" w:rsidR="00F834D5" w:rsidRDefault="00F834D5" w:rsidP="00F834D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 w:rsidR="00F11C11" w:rsidRPr="005B24AA">
        <w:rPr>
          <w:rFonts w:ascii="Arial" w:hAnsi="Arial" w:cs="Arial"/>
          <w:i/>
          <w:color w:val="000000"/>
          <w:sz w:val="22"/>
          <w:szCs w:val="22"/>
        </w:rPr>
        <w:t>bitcoin</w:t>
      </w:r>
      <w:r w:rsidRPr="005B24AA">
        <w:rPr>
          <w:rFonts w:ascii="Arial" w:hAnsi="Arial" w:cs="Arial"/>
          <w:i/>
          <w:color w:val="000000"/>
          <w:sz w:val="22"/>
          <w:szCs w:val="22"/>
        </w:rPr>
        <w:t>-cli</w:t>
      </w:r>
      <w:r>
        <w:rPr>
          <w:rFonts w:ascii="Arial" w:hAnsi="Arial" w:cs="Arial"/>
          <w:color w:val="000000"/>
          <w:sz w:val="22"/>
          <w:szCs w:val="22"/>
        </w:rPr>
        <w:t xml:space="preserve"> program can be used as a command line interface (CLI) to </w:t>
      </w:r>
      <w:r w:rsidR="003708B0">
        <w:rPr>
          <w:rFonts w:ascii="Arial" w:hAnsi="Arial" w:cs="Arial"/>
          <w:color w:val="000000"/>
          <w:sz w:val="22"/>
          <w:szCs w:val="22"/>
        </w:rPr>
        <w:t>Bitcoin Core</w:t>
      </w:r>
      <w:r>
        <w:rPr>
          <w:rFonts w:ascii="Arial" w:hAnsi="Arial" w:cs="Arial"/>
          <w:color w:val="000000"/>
          <w:sz w:val="22"/>
          <w:szCs w:val="22"/>
        </w:rPr>
        <w:t>, for example, to safely stop your node we can use the following command</w:t>
      </w:r>
    </w:p>
    <w:p w14:paraId="4853F6A5" w14:textId="77565380" w:rsidR="00F834D5" w:rsidRPr="00BF4CFC" w:rsidRDefault="00F834D5" w:rsidP="00F834D5">
      <w:pPr>
        <w:rPr>
          <w:rFonts w:ascii="Arial" w:hAnsi="Arial" w:cs="Arial"/>
        </w:rPr>
      </w:pPr>
    </w:p>
    <w:bookmarkStart w:id="35" w:name="_MON_1600111925"/>
    <w:bookmarkEnd w:id="35"/>
    <w:p w14:paraId="15757E1C" w14:textId="5F670E47" w:rsidR="00F834D5" w:rsidRPr="00F11C11" w:rsidRDefault="00846373" w:rsidP="00F11C11">
      <w:r>
        <w:object w:dxaOrig="9026" w:dyaOrig="378" w14:anchorId="01829DF3">
          <v:shape id="_x0000_i1028" type="#_x0000_t75" style="width:451.5pt;height:19.5pt" o:ole="">
            <v:imagedata r:id="rId31" o:title=""/>
          </v:shape>
          <o:OLEObject Type="Embed" ProgID="Word.OpenDocumentText.12" ShapeID="_x0000_i1028" DrawAspect="Content" ObjectID="_1605370969" r:id="rId32"/>
        </w:object>
      </w:r>
      <w:r w:rsidR="00F95EE4">
        <w:rPr>
          <w:rFonts w:ascii="Arial" w:hAnsi="Arial" w:cs="Arial"/>
          <w:color w:val="000000"/>
        </w:rPr>
        <w:t>Alternatively,</w:t>
      </w:r>
      <w:r w:rsidR="00F834D5">
        <w:rPr>
          <w:rFonts w:ascii="Arial" w:hAnsi="Arial" w:cs="Arial"/>
          <w:color w:val="000000"/>
        </w:rPr>
        <w:t xml:space="preserve"> it can be used for making </w:t>
      </w:r>
      <w:r w:rsidR="00174C89">
        <w:rPr>
          <w:rFonts w:ascii="Arial" w:hAnsi="Arial" w:cs="Arial"/>
          <w:color w:val="000000"/>
        </w:rPr>
        <w:t>JSON-</w:t>
      </w:r>
      <w:r w:rsidR="00F834D5">
        <w:rPr>
          <w:rFonts w:ascii="Arial" w:hAnsi="Arial" w:cs="Arial"/>
          <w:color w:val="000000"/>
        </w:rPr>
        <w:t>RPC calls</w:t>
      </w:r>
      <w:r w:rsidR="007E1D18">
        <w:rPr>
          <w:rFonts w:ascii="Arial" w:hAnsi="Arial" w:cs="Arial"/>
          <w:color w:val="000000"/>
        </w:rPr>
        <w:t xml:space="preserve"> to the node for information</w:t>
      </w:r>
      <w:r w:rsidR="00F834D5">
        <w:rPr>
          <w:rFonts w:ascii="Arial" w:hAnsi="Arial" w:cs="Arial"/>
          <w:color w:val="000000"/>
        </w:rPr>
        <w:t xml:space="preserve"> </w:t>
      </w:r>
    </w:p>
    <w:p w14:paraId="5773C246" w14:textId="77777777" w:rsidR="00F834D5" w:rsidRPr="00BF4CFC" w:rsidRDefault="00F834D5" w:rsidP="00F834D5">
      <w:pPr>
        <w:rPr>
          <w:rFonts w:ascii="Arial" w:hAnsi="Arial" w:cs="Arial"/>
        </w:rPr>
      </w:pPr>
    </w:p>
    <w:p w14:paraId="0EF0E9EC" w14:textId="3AAE6B65" w:rsidR="00F834D5" w:rsidRDefault="00F834D5" w:rsidP="00F834D5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Get </w:t>
      </w:r>
      <w:r w:rsidR="00F11C11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>hash</w:t>
      </w:r>
      <w:r w:rsidR="00D03F94">
        <w:rPr>
          <w:rFonts w:ascii="Arial" w:hAnsi="Arial" w:cs="Arial"/>
          <w:color w:val="000000"/>
          <w:sz w:val="22"/>
          <w:szCs w:val="22"/>
        </w:rPr>
        <w:t xml:space="preserve"> value of the first Genesis block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0E4CE75" w14:textId="77777777" w:rsidR="00432624" w:rsidRDefault="00432624" w:rsidP="004326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36" w:name="_MON_1600027120"/>
    <w:bookmarkEnd w:id="36"/>
    <w:p w14:paraId="7384448E" w14:textId="26AB4B4C" w:rsidR="00432624" w:rsidRPr="00BF4CFC" w:rsidRDefault="00846373" w:rsidP="0043262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object w:dxaOrig="9026" w:dyaOrig="728" w14:anchorId="538EE0BE">
          <v:shape id="_x0000_i1029" type="#_x0000_t75" style="width:451.5pt;height:35.25pt" o:ole="">
            <v:imagedata r:id="rId33" o:title=""/>
          </v:shape>
          <o:OLEObject Type="Embed" ProgID="Word.OpenDocumentText.12" ShapeID="_x0000_i1029" DrawAspect="Content" ObjectID="_1605370970" r:id="rId34"/>
        </w:object>
      </w:r>
    </w:p>
    <w:p w14:paraId="11C37E05" w14:textId="41C539D3" w:rsidR="00432624" w:rsidRDefault="00432624" w:rsidP="003F3B99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27D56">
        <w:rPr>
          <w:rFonts w:ascii="Arial" w:hAnsi="Arial" w:cs="Arial"/>
          <w:color w:val="000000"/>
          <w:sz w:val="22"/>
          <w:szCs w:val="22"/>
        </w:rPr>
        <w:t>Us</w:t>
      </w:r>
      <w:r w:rsidR="00A27D56" w:rsidRPr="00A27D56">
        <w:rPr>
          <w:rFonts w:ascii="Arial" w:hAnsi="Arial" w:cs="Arial"/>
          <w:color w:val="000000"/>
          <w:sz w:val="22"/>
          <w:szCs w:val="22"/>
        </w:rPr>
        <w:t>ing</w:t>
      </w:r>
      <w:r w:rsidRPr="00A27D56">
        <w:rPr>
          <w:rFonts w:ascii="Arial" w:hAnsi="Arial" w:cs="Arial"/>
          <w:color w:val="000000"/>
          <w:sz w:val="22"/>
          <w:szCs w:val="22"/>
        </w:rPr>
        <w:t xml:space="preserve"> the block hash return information about the block</w:t>
      </w:r>
      <w:r w:rsidR="00A27D56">
        <w:rPr>
          <w:rFonts w:ascii="Arial" w:hAnsi="Arial" w:cs="Arial"/>
          <w:color w:val="000000"/>
          <w:sz w:val="22"/>
          <w:szCs w:val="22"/>
        </w:rPr>
        <w:t>.</w:t>
      </w:r>
    </w:p>
    <w:p w14:paraId="520F1B58" w14:textId="77777777" w:rsidR="00A27D56" w:rsidRPr="00A27D56" w:rsidRDefault="00A27D56" w:rsidP="00A27D5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37" w:name="_MON_1600027423"/>
    <w:bookmarkEnd w:id="37"/>
    <w:p w14:paraId="3F9984AD" w14:textId="0FD90FA1" w:rsidR="000F2A86" w:rsidRDefault="00BF779D" w:rsidP="00B61102">
      <w:pPr>
        <w:rPr>
          <w:rFonts w:ascii="Arial" w:hAnsi="Arial" w:cs="Arial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object w:dxaOrig="9026" w:dyaOrig="5258" w14:anchorId="3A59C1FE">
          <v:shape id="_x0000_i1030" type="#_x0000_t75" style="width:451.5pt;height:261.75pt" o:ole="">
            <v:imagedata r:id="rId35" o:title=""/>
          </v:shape>
          <o:OLEObject Type="Embed" ProgID="Word.OpenDocumentText.12" ShapeID="_x0000_i1030" DrawAspect="Content" ObjectID="_1605370971" r:id="rId36"/>
        </w:object>
      </w:r>
      <w:r w:rsidR="00174C89">
        <w:rPr>
          <w:rFonts w:ascii="Arial" w:hAnsi="Arial" w:cs="Arial"/>
          <w:color w:val="000000"/>
        </w:rPr>
        <w:t xml:space="preserve">Using </w:t>
      </w:r>
      <w:hyperlink r:id="rId37" w:history="1">
        <w:r w:rsidR="00174C89" w:rsidRPr="00174C89">
          <w:rPr>
            <w:rStyle w:val="Hyperlink"/>
            <w:rFonts w:ascii="Arial" w:hAnsi="Arial" w:cs="Arial"/>
          </w:rPr>
          <w:t>.j</w:t>
        </w:r>
      </w:hyperlink>
      <w:r w:rsidR="009166E4">
        <w:rPr>
          <w:rStyle w:val="Hyperlink"/>
          <w:rFonts w:ascii="Arial" w:hAnsi="Arial" w:cs="Arial"/>
        </w:rPr>
        <w:t>.k</w:t>
      </w:r>
      <w:r w:rsidR="00174C89">
        <w:rPr>
          <w:rFonts w:ascii="Arial" w:hAnsi="Arial" w:cs="Arial"/>
          <w:color w:val="000000"/>
        </w:rPr>
        <w:t xml:space="preserve"> we can easily transform this JSON</w:t>
      </w:r>
      <w:r w:rsidR="00D03F94">
        <w:rPr>
          <w:rFonts w:ascii="Arial" w:hAnsi="Arial" w:cs="Arial"/>
          <w:color w:val="000000"/>
        </w:rPr>
        <w:t xml:space="preserve"> message</w:t>
      </w:r>
      <w:r w:rsidR="00174C89">
        <w:rPr>
          <w:rFonts w:ascii="Arial" w:hAnsi="Arial" w:cs="Arial"/>
          <w:color w:val="000000"/>
        </w:rPr>
        <w:t xml:space="preserve"> output into a q </w:t>
      </w:r>
      <w:r w:rsidR="00321F45">
        <w:rPr>
          <w:rFonts w:ascii="Arial" w:hAnsi="Arial" w:cs="Arial"/>
          <w:color w:val="000000"/>
        </w:rPr>
        <w:t>dictionary</w:t>
      </w:r>
      <w:r w:rsidR="00040DAD">
        <w:rPr>
          <w:rFonts w:ascii="Arial" w:hAnsi="Arial" w:cs="Arial"/>
          <w:color w:val="000000"/>
        </w:rPr>
        <w:t>.</w:t>
      </w:r>
      <w:r w:rsidR="00D03F94">
        <w:rPr>
          <w:rFonts w:ascii="Arial" w:hAnsi="Arial" w:cs="Arial"/>
          <w:color w:val="000000"/>
        </w:rPr>
        <w:t xml:space="preserve"> However,</w:t>
      </w:r>
      <w:r w:rsidR="00040DAD">
        <w:rPr>
          <w:rFonts w:ascii="Arial" w:hAnsi="Arial" w:cs="Arial"/>
          <w:color w:val="000000"/>
        </w:rPr>
        <w:t xml:space="preserve"> </w:t>
      </w:r>
      <w:r w:rsidR="00D03F94">
        <w:rPr>
          <w:rFonts w:ascii="Arial" w:hAnsi="Arial" w:cs="Arial"/>
          <w:color w:val="000000"/>
        </w:rPr>
        <w:t>u</w:t>
      </w:r>
      <w:r w:rsidR="00040DAD">
        <w:rPr>
          <w:rFonts w:ascii="Arial" w:hAnsi="Arial" w:cs="Arial"/>
          <w:color w:val="000000"/>
        </w:rPr>
        <w:t xml:space="preserve">sing </w:t>
      </w:r>
      <w:r w:rsidR="000824F0">
        <w:rPr>
          <w:rFonts w:ascii="Arial" w:hAnsi="Arial" w:cs="Arial"/>
          <w:color w:val="000000"/>
        </w:rPr>
        <w:t>this method to interact with the node requires</w:t>
      </w:r>
      <w:r w:rsidR="00D03F94">
        <w:rPr>
          <w:rFonts w:ascii="Arial" w:hAnsi="Arial" w:cs="Arial"/>
          <w:color w:val="000000"/>
        </w:rPr>
        <w:t xml:space="preserve"> making</w:t>
      </w:r>
      <w:r w:rsidR="000824F0">
        <w:rPr>
          <w:rFonts w:ascii="Arial" w:hAnsi="Arial" w:cs="Arial"/>
          <w:color w:val="000000"/>
        </w:rPr>
        <w:t xml:space="preserve"> system calls</w:t>
      </w:r>
      <w:r w:rsidR="00D03F94">
        <w:rPr>
          <w:rFonts w:ascii="Arial" w:hAnsi="Arial" w:cs="Arial"/>
          <w:color w:val="000000"/>
        </w:rPr>
        <w:t xml:space="preserve"> to </w:t>
      </w:r>
      <w:r w:rsidR="00D03F94" w:rsidRPr="008252F5">
        <w:rPr>
          <w:rFonts w:ascii="Arial" w:hAnsi="Arial" w:cs="Arial"/>
          <w:i/>
          <w:color w:val="000000"/>
        </w:rPr>
        <w:t>bitcoin-cli</w:t>
      </w:r>
      <w:r w:rsidR="000824F0">
        <w:rPr>
          <w:rFonts w:ascii="Arial" w:hAnsi="Arial" w:cs="Arial"/>
          <w:color w:val="000000"/>
        </w:rPr>
        <w:t xml:space="preserve"> within a q session</w:t>
      </w:r>
      <w:r w:rsidR="00D03F94">
        <w:rPr>
          <w:rFonts w:ascii="Arial" w:hAnsi="Arial" w:cs="Arial"/>
          <w:color w:val="000000"/>
        </w:rPr>
        <w:t>, and becomes very cumbersome when trying to submit complex requests</w:t>
      </w:r>
      <w:r w:rsidR="000824F0">
        <w:rPr>
          <w:rFonts w:ascii="Arial" w:hAnsi="Arial" w:cs="Arial"/>
          <w:color w:val="000000"/>
        </w:rPr>
        <w:t xml:space="preserve">. </w:t>
      </w:r>
    </w:p>
    <w:p w14:paraId="2BFC1EA5" w14:textId="07100A8B" w:rsidR="000F2A86" w:rsidRDefault="000F2A86" w:rsidP="00B61102">
      <w:pPr>
        <w:rPr>
          <w:rFonts w:ascii="Arial" w:hAnsi="Arial" w:cs="Arial"/>
          <w:color w:val="000000"/>
          <w:lang w:val="en-US"/>
        </w:rPr>
      </w:pPr>
    </w:p>
    <w:p w14:paraId="11C80CF8" w14:textId="64898430" w:rsidR="00DA2B85" w:rsidRDefault="00AD3F2F" w:rsidP="00DA2B85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Instead, with the</w:t>
      </w:r>
      <w:r w:rsidR="000824F0">
        <w:rPr>
          <w:rFonts w:ascii="Arial" w:hAnsi="Arial" w:cs="Arial"/>
          <w:color w:val="000000"/>
        </w:rPr>
        <w:t xml:space="preserve"> </w:t>
      </w:r>
      <w:hyperlink r:id="rId38" w:history="1">
        <w:r w:rsidR="000824F0" w:rsidRPr="00515258">
          <w:rPr>
            <w:rStyle w:val="Hyperlink"/>
            <w:rFonts w:ascii="Arial" w:hAnsi="Arial" w:cs="Arial"/>
          </w:rPr>
          <w:t>qbitcoind</w:t>
        </w:r>
      </w:hyperlink>
      <w:r w:rsidR="000824F0" w:rsidRPr="00515258">
        <w:rPr>
          <w:rFonts w:ascii="Arial" w:hAnsi="Arial" w:cs="Arial"/>
        </w:rPr>
        <w:t xml:space="preserve"> </w:t>
      </w:r>
      <w:r w:rsidR="000824F0">
        <w:rPr>
          <w:rFonts w:ascii="Arial" w:hAnsi="Arial" w:cs="Arial"/>
          <w:color w:val="000000"/>
        </w:rPr>
        <w:t>library</w:t>
      </w:r>
      <w:r w:rsidR="00AA3EA1">
        <w:rPr>
          <w:rFonts w:ascii="Arial" w:hAnsi="Arial" w:cs="Arial"/>
          <w:color w:val="000000"/>
        </w:rPr>
        <w:t>,</w:t>
      </w:r>
      <w:r w:rsidR="00561109">
        <w:rPr>
          <w:rFonts w:ascii="Arial" w:hAnsi="Arial" w:cs="Arial"/>
          <w:color w:val="000000"/>
        </w:rPr>
        <w:t xml:space="preserve"> we can communicate directly with the node</w:t>
      </w:r>
      <w:r w:rsidR="005B5D3B">
        <w:rPr>
          <w:rFonts w:ascii="Arial" w:hAnsi="Arial" w:cs="Arial"/>
          <w:color w:val="000000"/>
        </w:rPr>
        <w:t xml:space="preserve"> and wallet software</w:t>
      </w:r>
      <w:r w:rsidR="00561109">
        <w:rPr>
          <w:rFonts w:ascii="Arial" w:hAnsi="Arial" w:cs="Arial"/>
          <w:color w:val="000000"/>
        </w:rPr>
        <w:t xml:space="preserve"> inside a q sessio</w:t>
      </w:r>
      <w:r w:rsidR="00732E45">
        <w:rPr>
          <w:rFonts w:ascii="Arial" w:hAnsi="Arial" w:cs="Arial"/>
          <w:color w:val="000000"/>
        </w:rPr>
        <w:t>n by</w:t>
      </w:r>
      <w:r w:rsidR="006B7460">
        <w:rPr>
          <w:rFonts w:ascii="Arial" w:hAnsi="Arial" w:cs="Arial"/>
          <w:color w:val="000000"/>
        </w:rPr>
        <w:t xml:space="preserve"> interfacing with the JSON-RPC server using </w:t>
      </w:r>
      <w:hyperlink r:id="rId39" w:anchor="qhp-http-post" w:history="1">
        <w:r w:rsidR="006B7460" w:rsidRPr="0046673C">
          <w:rPr>
            <w:rStyle w:val="Hyperlink"/>
            <w:rFonts w:ascii="Arial" w:hAnsi="Arial" w:cs="Arial"/>
          </w:rPr>
          <w:t>.Q.hp</w:t>
        </w:r>
      </w:hyperlink>
      <w:r w:rsidR="006B7460">
        <w:rPr>
          <w:rStyle w:val="Hyperlink"/>
          <w:rFonts w:ascii="Arial" w:hAnsi="Arial" w:cs="Arial"/>
        </w:rPr>
        <w:t xml:space="preserve"> </w:t>
      </w:r>
      <w:r w:rsidR="006B7460">
        <w:rPr>
          <w:rFonts w:ascii="Arial" w:hAnsi="Arial" w:cs="Arial"/>
          <w:color w:val="000000"/>
        </w:rPr>
        <w:t>to generate valid HTTP POST request</w:t>
      </w:r>
      <w:r w:rsidR="00611904">
        <w:rPr>
          <w:rFonts w:ascii="Arial" w:hAnsi="Arial" w:cs="Arial"/>
          <w:color w:val="000000"/>
        </w:rPr>
        <w:t>s</w:t>
      </w:r>
      <w:r w:rsidR="006B7460">
        <w:rPr>
          <w:rFonts w:ascii="Arial" w:hAnsi="Arial" w:cs="Arial"/>
          <w:color w:val="000000"/>
        </w:rPr>
        <w:t>.</w:t>
      </w:r>
      <w:r w:rsidR="00DA2B85">
        <w:rPr>
          <w:rFonts w:ascii="Arial" w:hAnsi="Arial" w:cs="Arial"/>
          <w:color w:val="000000"/>
        </w:rPr>
        <w:t xml:space="preserve"> To install the library see install instructions </w:t>
      </w:r>
      <w:hyperlink r:id="rId40" w:history="1">
        <w:r w:rsidR="00DA2B85" w:rsidRPr="00DA2B85">
          <w:rPr>
            <w:rStyle w:val="Hyperlink"/>
            <w:rFonts w:ascii="Arial" w:hAnsi="Arial" w:cs="Arial"/>
          </w:rPr>
          <w:t>here</w:t>
        </w:r>
      </w:hyperlink>
      <w:r w:rsidR="00DA2B85">
        <w:rPr>
          <w:rFonts w:ascii="Arial" w:hAnsi="Arial" w:cs="Arial"/>
          <w:color w:val="000000"/>
        </w:rPr>
        <w:t>.</w:t>
      </w:r>
    </w:p>
    <w:p w14:paraId="244C3788" w14:textId="77777777" w:rsidR="006735D5" w:rsidRDefault="006735D5" w:rsidP="00DA2B85">
      <w:pPr>
        <w:rPr>
          <w:rFonts w:ascii="Arial" w:hAnsi="Arial" w:cs="Arial"/>
          <w:color w:val="000000"/>
        </w:rPr>
      </w:pPr>
    </w:p>
    <w:p w14:paraId="3A6F7153" w14:textId="0AA11DED" w:rsidR="006B1583" w:rsidRDefault="0022001D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library comes with a wide range of </w:t>
      </w:r>
      <w:hyperlink r:id="rId41" w:history="1">
        <w:r w:rsidRPr="0022001D">
          <w:rPr>
            <w:rStyle w:val="Hyperlink"/>
            <w:rFonts w:ascii="Arial" w:hAnsi="Arial" w:cs="Arial"/>
            <w:sz w:val="22"/>
            <w:szCs w:val="22"/>
          </w:rPr>
          <w:t>supported functions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which cover almost all Bitcoin Core API’s</w:t>
      </w:r>
      <w:r w:rsidR="005B5D3B">
        <w:rPr>
          <w:rFonts w:ascii="Arial" w:hAnsi="Arial" w:cs="Arial"/>
          <w:color w:val="000000"/>
          <w:sz w:val="22"/>
          <w:szCs w:val="22"/>
        </w:rPr>
        <w:t>, however, for this application</w:t>
      </w:r>
      <w:r w:rsidR="00AA3EA1">
        <w:rPr>
          <w:rFonts w:ascii="Arial" w:hAnsi="Arial" w:cs="Arial"/>
          <w:color w:val="000000"/>
          <w:sz w:val="22"/>
          <w:szCs w:val="22"/>
        </w:rPr>
        <w:t>,</w:t>
      </w:r>
      <w:r w:rsidR="005B5D3B">
        <w:rPr>
          <w:rFonts w:ascii="Arial" w:hAnsi="Arial" w:cs="Arial"/>
          <w:color w:val="000000"/>
          <w:sz w:val="22"/>
          <w:szCs w:val="22"/>
        </w:rPr>
        <w:t xml:space="preserve"> only two of the supported functions will be required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81E937B" w14:textId="6FB0EA60" w:rsidR="00D238B4" w:rsidRDefault="00D238B4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F46709" w14:textId="504C174A" w:rsidR="001514D8" w:rsidRDefault="001514D8" w:rsidP="001514D8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38" w:name="_Toc531609496"/>
      <w:r w:rsidRPr="007F04CE">
        <w:rPr>
          <w:rFonts w:asciiTheme="minorHAnsi" w:hAnsiTheme="minorHAnsi"/>
          <w:b/>
          <w:sz w:val="24"/>
          <w:szCs w:val="22"/>
        </w:rPr>
        <w:t>P</w:t>
      </w:r>
      <w:r w:rsidR="00D666D4">
        <w:rPr>
          <w:rFonts w:asciiTheme="minorHAnsi" w:hAnsiTheme="minorHAnsi"/>
          <w:b/>
          <w:sz w:val="24"/>
          <w:szCs w:val="22"/>
        </w:rPr>
        <w:t>arsing the Bitcoin Blockchain data</w:t>
      </w:r>
      <w:bookmarkEnd w:id="38"/>
    </w:p>
    <w:p w14:paraId="170692A3" w14:textId="7FB2E607" w:rsidR="00353998" w:rsidRDefault="00353998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E0ECDF1" w14:textId="6477AEA4" w:rsidR="005E5001" w:rsidRDefault="004A797A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To </w:t>
      </w:r>
      <w:r w:rsidR="00420BB9">
        <w:rPr>
          <w:rFonts w:ascii="Arial" w:hAnsi="Arial" w:cs="Arial"/>
          <w:color w:val="000000"/>
          <w:sz w:val="22"/>
          <w:szCs w:val="22"/>
        </w:rPr>
        <w:t>extract block data from the locally running node</w:t>
      </w:r>
      <w:r w:rsidR="0017799F">
        <w:rPr>
          <w:rFonts w:ascii="Arial" w:hAnsi="Arial" w:cs="Arial"/>
          <w:color w:val="000000"/>
          <w:sz w:val="22"/>
          <w:szCs w:val="22"/>
        </w:rPr>
        <w:t xml:space="preserve"> we</w:t>
      </w:r>
      <w:r w:rsidR="00420BB9">
        <w:rPr>
          <w:rFonts w:ascii="Arial" w:hAnsi="Arial" w:cs="Arial"/>
          <w:color w:val="000000"/>
          <w:sz w:val="22"/>
          <w:szCs w:val="22"/>
        </w:rPr>
        <w:t xml:space="preserve"> can</w:t>
      </w:r>
      <w:r w:rsidR="0017799F">
        <w:rPr>
          <w:rFonts w:ascii="Arial" w:hAnsi="Arial" w:cs="Arial"/>
          <w:color w:val="000000"/>
          <w:sz w:val="22"/>
          <w:szCs w:val="22"/>
        </w:rPr>
        <w:t xml:space="preserve"> make use of the </w:t>
      </w:r>
      <w:r w:rsidR="00C7127F">
        <w:rPr>
          <w:rFonts w:ascii="Arial" w:hAnsi="Arial" w:cs="Arial"/>
          <w:color w:val="000000"/>
          <w:sz w:val="22"/>
          <w:szCs w:val="22"/>
        </w:rPr>
        <w:t>following functions in the qbitcoind library</w:t>
      </w:r>
      <w:r w:rsidR="0017799F">
        <w:rPr>
          <w:rFonts w:ascii="Arial" w:hAnsi="Arial" w:cs="Arial"/>
          <w:color w:val="000000"/>
          <w:sz w:val="22"/>
          <w:szCs w:val="22"/>
        </w:rPr>
        <w:t>.</w:t>
      </w:r>
    </w:p>
    <w:p w14:paraId="4ACC7AE5" w14:textId="77777777" w:rsidR="005E5001" w:rsidRDefault="005E5001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DB2CB15" w14:textId="7FDD56FF" w:rsidR="00420BB9" w:rsidRDefault="00E915DE" w:rsidP="005E5001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42" w:anchor="getblockhash" w:history="1">
        <w:r w:rsidR="00420BB9" w:rsidRPr="00D65ACE">
          <w:rPr>
            <w:rStyle w:val="Hyperlink"/>
            <w:rFonts w:ascii="Arial" w:hAnsi="Arial" w:cs="Arial"/>
            <w:sz w:val="22"/>
            <w:szCs w:val="22"/>
          </w:rPr>
          <w:t>.bitcoind.</w:t>
        </w:r>
        <w:r w:rsidR="0017799F" w:rsidRPr="00D65ACE">
          <w:rPr>
            <w:rStyle w:val="Hyperlink"/>
            <w:rFonts w:ascii="Arial" w:hAnsi="Arial" w:cs="Arial"/>
            <w:sz w:val="22"/>
            <w:szCs w:val="22"/>
          </w:rPr>
          <w:t>getblockhash</w:t>
        </w:r>
      </w:hyperlink>
      <w:r w:rsidR="005E5001">
        <w:rPr>
          <w:rFonts w:ascii="Arial" w:hAnsi="Arial" w:cs="Arial"/>
          <w:color w:val="000000"/>
          <w:sz w:val="22"/>
          <w:szCs w:val="22"/>
        </w:rPr>
        <w:t>: This</w:t>
      </w:r>
      <w:r w:rsidR="0017799F">
        <w:rPr>
          <w:rFonts w:ascii="Arial" w:hAnsi="Arial" w:cs="Arial"/>
          <w:color w:val="000000"/>
          <w:sz w:val="22"/>
          <w:szCs w:val="22"/>
        </w:rPr>
        <w:t xml:space="preserve"> function is called first and takes as argument an integer value corresponding to the block height</w:t>
      </w:r>
      <w:r w:rsidR="00B45D7A">
        <w:rPr>
          <w:rFonts w:ascii="Arial" w:hAnsi="Arial" w:cs="Arial"/>
          <w:color w:val="000000"/>
          <w:sz w:val="22"/>
          <w:szCs w:val="22"/>
        </w:rPr>
        <w:t>,</w:t>
      </w:r>
      <w:r w:rsidR="00420BB9">
        <w:rPr>
          <w:rFonts w:ascii="Arial" w:hAnsi="Arial" w:cs="Arial"/>
          <w:color w:val="000000"/>
          <w:sz w:val="22"/>
          <w:szCs w:val="22"/>
        </w:rPr>
        <w:t xml:space="preserve"> </w:t>
      </w:r>
      <w:r w:rsidR="0017799F">
        <w:rPr>
          <w:rFonts w:ascii="Arial" w:hAnsi="Arial" w:cs="Arial"/>
          <w:color w:val="000000"/>
          <w:sz w:val="22"/>
          <w:szCs w:val="22"/>
        </w:rPr>
        <w:t xml:space="preserve">and returns </w:t>
      </w:r>
      <w:r w:rsidR="00420BB9">
        <w:rPr>
          <w:rFonts w:ascii="Arial" w:hAnsi="Arial" w:cs="Arial"/>
          <w:color w:val="000000"/>
          <w:sz w:val="22"/>
          <w:szCs w:val="22"/>
        </w:rPr>
        <w:t>the header hash of the block at that given height</w:t>
      </w:r>
      <w:r w:rsidR="0017799F">
        <w:rPr>
          <w:rFonts w:ascii="Arial" w:hAnsi="Arial" w:cs="Arial"/>
          <w:color w:val="000000"/>
          <w:sz w:val="22"/>
          <w:szCs w:val="22"/>
        </w:rPr>
        <w:t>.</w:t>
      </w:r>
      <w:r w:rsidR="00420BB9">
        <w:rPr>
          <w:rFonts w:ascii="Arial" w:hAnsi="Arial" w:cs="Arial"/>
          <w:color w:val="000000"/>
          <w:sz w:val="22"/>
          <w:szCs w:val="22"/>
        </w:rPr>
        <w:t xml:space="preserve"> The block height is simply the number of blocks preceding a </w:t>
      </w:r>
      <w:r w:rsidR="00182E0B">
        <w:rPr>
          <w:rFonts w:ascii="Arial" w:hAnsi="Arial" w:cs="Arial"/>
          <w:color w:val="000000"/>
          <w:sz w:val="22"/>
          <w:szCs w:val="22"/>
        </w:rPr>
        <w:t>block</w:t>
      </w:r>
      <w:r w:rsidR="00420BB9">
        <w:rPr>
          <w:rFonts w:ascii="Arial" w:hAnsi="Arial" w:cs="Arial"/>
          <w:color w:val="000000"/>
          <w:sz w:val="22"/>
          <w:szCs w:val="22"/>
        </w:rPr>
        <w:t xml:space="preserve"> on the chain. For example, the genesis block has a height of zero since no blocks preceded it.</w:t>
      </w:r>
      <w:r w:rsidR="0017799F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95F7DD4" w14:textId="77777777" w:rsidR="00846373" w:rsidRDefault="00846373" w:rsidP="0084637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C05401E" w14:textId="3F422B43" w:rsidR="005E5001" w:rsidRDefault="00E915DE" w:rsidP="00F834D5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43" w:anchor="getblock" w:history="1">
        <w:r w:rsidR="005E5001" w:rsidRPr="00D65ACE">
          <w:rPr>
            <w:rStyle w:val="Hyperlink"/>
            <w:rFonts w:ascii="Arial" w:hAnsi="Arial" w:cs="Arial"/>
            <w:sz w:val="22"/>
            <w:szCs w:val="22"/>
          </w:rPr>
          <w:t>.bitcoind.getblock</w:t>
        </w:r>
      </w:hyperlink>
      <w:r w:rsidR="005E5001">
        <w:rPr>
          <w:rFonts w:ascii="Arial" w:hAnsi="Arial" w:cs="Arial"/>
          <w:color w:val="000000"/>
          <w:sz w:val="22"/>
          <w:szCs w:val="22"/>
        </w:rPr>
        <w:t>: This function takes the block</w:t>
      </w:r>
      <w:r w:rsidR="0017799F" w:rsidRPr="005E5001">
        <w:rPr>
          <w:rFonts w:ascii="Arial" w:hAnsi="Arial" w:cs="Arial"/>
          <w:color w:val="000000"/>
          <w:sz w:val="22"/>
          <w:szCs w:val="22"/>
        </w:rPr>
        <w:t xml:space="preserve"> hash value</w:t>
      </w:r>
      <w:r w:rsidR="00420BB9" w:rsidRPr="005E5001">
        <w:rPr>
          <w:rFonts w:ascii="Arial" w:hAnsi="Arial" w:cs="Arial"/>
          <w:color w:val="000000"/>
          <w:sz w:val="22"/>
          <w:szCs w:val="22"/>
        </w:rPr>
        <w:t xml:space="preserve"> returned</w:t>
      </w:r>
      <w:r w:rsidR="0017799F" w:rsidRPr="005E5001">
        <w:rPr>
          <w:rFonts w:ascii="Arial" w:hAnsi="Arial" w:cs="Arial"/>
          <w:color w:val="000000"/>
          <w:sz w:val="22"/>
          <w:szCs w:val="22"/>
        </w:rPr>
        <w:t xml:space="preserve"> </w:t>
      </w:r>
      <w:r w:rsidR="005E5001">
        <w:rPr>
          <w:rFonts w:ascii="Arial" w:hAnsi="Arial" w:cs="Arial"/>
          <w:color w:val="000000"/>
          <w:sz w:val="22"/>
          <w:szCs w:val="22"/>
        </w:rPr>
        <w:t xml:space="preserve">from the previous call </w:t>
      </w:r>
      <w:r w:rsidR="004C417E">
        <w:rPr>
          <w:rFonts w:ascii="Arial" w:hAnsi="Arial" w:cs="Arial"/>
          <w:color w:val="000000"/>
          <w:sz w:val="22"/>
          <w:szCs w:val="22"/>
        </w:rPr>
        <w:t>and uses it to extract the block information</w:t>
      </w:r>
      <w:r w:rsidR="0017799F" w:rsidRPr="005E5001">
        <w:rPr>
          <w:rFonts w:ascii="Arial" w:hAnsi="Arial" w:cs="Arial"/>
          <w:color w:val="000000"/>
          <w:sz w:val="22"/>
          <w:szCs w:val="22"/>
        </w:rPr>
        <w:t xml:space="preserve">. </w:t>
      </w:r>
      <w:r w:rsidR="00D52691">
        <w:rPr>
          <w:rFonts w:ascii="Arial" w:hAnsi="Arial" w:cs="Arial"/>
          <w:color w:val="000000"/>
          <w:sz w:val="22"/>
          <w:szCs w:val="22"/>
        </w:rPr>
        <w:t>This data can be</w:t>
      </w:r>
      <w:r w:rsidR="00264B0E">
        <w:rPr>
          <w:rFonts w:ascii="Arial" w:hAnsi="Arial" w:cs="Arial"/>
          <w:color w:val="000000"/>
          <w:sz w:val="22"/>
          <w:szCs w:val="22"/>
        </w:rPr>
        <w:t xml:space="preserve"> subsequently</w:t>
      </w:r>
      <w:r w:rsidR="00D52691">
        <w:rPr>
          <w:rFonts w:ascii="Arial" w:hAnsi="Arial" w:cs="Arial"/>
          <w:color w:val="000000"/>
          <w:sz w:val="22"/>
          <w:szCs w:val="22"/>
        </w:rPr>
        <w:t xml:space="preserve"> parsed and stored in kdb+ tables.</w:t>
      </w:r>
    </w:p>
    <w:p w14:paraId="2C2EE5EA" w14:textId="77777777" w:rsidR="005E5001" w:rsidRDefault="005E5001" w:rsidP="005E500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AE21256" w14:textId="387B8BE2" w:rsidR="0017799F" w:rsidRDefault="0017799F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E5001">
        <w:rPr>
          <w:rFonts w:ascii="Arial" w:hAnsi="Arial" w:cs="Arial"/>
          <w:color w:val="000000"/>
          <w:sz w:val="22"/>
          <w:szCs w:val="22"/>
        </w:rPr>
        <w:t xml:space="preserve">Since </w:t>
      </w:r>
      <w:r w:rsidR="00946E71">
        <w:rPr>
          <w:rFonts w:ascii="Arial" w:hAnsi="Arial" w:cs="Arial"/>
          <w:color w:val="000000"/>
          <w:sz w:val="22"/>
          <w:szCs w:val="22"/>
        </w:rPr>
        <w:t xml:space="preserve">the </w:t>
      </w:r>
      <w:r w:rsidRPr="005E5001">
        <w:rPr>
          <w:rFonts w:ascii="Arial" w:hAnsi="Arial" w:cs="Arial"/>
          <w:color w:val="000000"/>
          <w:sz w:val="22"/>
          <w:szCs w:val="22"/>
        </w:rPr>
        <w:t>block</w:t>
      </w:r>
      <w:r w:rsidR="00420BB9" w:rsidRPr="005E5001">
        <w:rPr>
          <w:rFonts w:ascii="Arial" w:hAnsi="Arial" w:cs="Arial"/>
          <w:color w:val="000000"/>
          <w:sz w:val="22"/>
          <w:szCs w:val="22"/>
        </w:rPr>
        <w:t xml:space="preserve"> height </w:t>
      </w:r>
      <w:r w:rsidR="00946E71">
        <w:rPr>
          <w:rFonts w:ascii="Arial" w:hAnsi="Arial" w:cs="Arial"/>
          <w:color w:val="000000"/>
          <w:sz w:val="22"/>
          <w:szCs w:val="22"/>
        </w:rPr>
        <w:t>begins from a value of</w:t>
      </w:r>
      <w:r w:rsidRPr="005E5001">
        <w:rPr>
          <w:rFonts w:ascii="Arial" w:hAnsi="Arial" w:cs="Arial"/>
          <w:color w:val="000000"/>
          <w:sz w:val="22"/>
          <w:szCs w:val="22"/>
        </w:rPr>
        <w:t xml:space="preserve"> 0 </w:t>
      </w:r>
      <w:r w:rsidR="00946E71">
        <w:rPr>
          <w:rFonts w:ascii="Arial" w:hAnsi="Arial" w:cs="Arial"/>
          <w:color w:val="000000"/>
          <w:sz w:val="22"/>
          <w:szCs w:val="22"/>
        </w:rPr>
        <w:t>and increases in</w:t>
      </w:r>
      <w:r w:rsidRPr="005E5001">
        <w:rPr>
          <w:rFonts w:ascii="Arial" w:hAnsi="Arial" w:cs="Arial"/>
          <w:color w:val="000000"/>
          <w:sz w:val="22"/>
          <w:szCs w:val="22"/>
        </w:rPr>
        <w:t xml:space="preserve"> increments of 1</w:t>
      </w:r>
      <w:r w:rsidR="00B45D7A">
        <w:rPr>
          <w:rFonts w:ascii="Arial" w:hAnsi="Arial" w:cs="Arial"/>
          <w:color w:val="000000"/>
          <w:sz w:val="22"/>
          <w:szCs w:val="22"/>
        </w:rPr>
        <w:t xml:space="preserve"> for each new block</w:t>
      </w:r>
      <w:r w:rsidRPr="005E5001">
        <w:rPr>
          <w:rFonts w:ascii="Arial" w:hAnsi="Arial" w:cs="Arial"/>
          <w:color w:val="000000"/>
          <w:sz w:val="22"/>
          <w:szCs w:val="22"/>
        </w:rPr>
        <w:t xml:space="preserve">, we can </w:t>
      </w:r>
      <w:r w:rsidR="00050953" w:rsidRPr="005E5001">
        <w:rPr>
          <w:rFonts w:ascii="Arial" w:hAnsi="Arial" w:cs="Arial"/>
          <w:color w:val="000000"/>
          <w:sz w:val="22"/>
          <w:szCs w:val="22"/>
        </w:rPr>
        <w:t>repea</w:t>
      </w:r>
      <w:r w:rsidR="00050953">
        <w:rPr>
          <w:rFonts w:ascii="Arial" w:hAnsi="Arial" w:cs="Arial"/>
          <w:color w:val="000000"/>
          <w:sz w:val="22"/>
          <w:szCs w:val="22"/>
        </w:rPr>
        <w:t>tedly call the above functions</w:t>
      </w:r>
      <w:r w:rsidRPr="005E5001">
        <w:rPr>
          <w:rFonts w:ascii="Arial" w:hAnsi="Arial" w:cs="Arial"/>
          <w:color w:val="000000"/>
          <w:sz w:val="22"/>
          <w:szCs w:val="22"/>
        </w:rPr>
        <w:t xml:space="preserve"> starting from</w:t>
      </w:r>
      <w:r w:rsidR="003B73ED">
        <w:rPr>
          <w:rFonts w:ascii="Arial" w:hAnsi="Arial" w:cs="Arial"/>
          <w:color w:val="000000"/>
          <w:sz w:val="22"/>
          <w:szCs w:val="22"/>
        </w:rPr>
        <w:t xml:space="preserve"> and index of</w:t>
      </w:r>
      <w:r w:rsidRPr="005E5001">
        <w:rPr>
          <w:rFonts w:ascii="Arial" w:hAnsi="Arial" w:cs="Arial"/>
          <w:color w:val="000000"/>
          <w:sz w:val="22"/>
          <w:szCs w:val="22"/>
        </w:rPr>
        <w:t xml:space="preserve"> 0 and working up to the latest block.</w:t>
      </w:r>
      <w:r w:rsidR="0048746D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Below is an example</w:t>
      </w:r>
      <w:r w:rsidR="00716202">
        <w:rPr>
          <w:rFonts w:ascii="Arial" w:hAnsi="Arial" w:cs="Arial"/>
          <w:color w:val="000000"/>
          <w:sz w:val="22"/>
          <w:szCs w:val="22"/>
        </w:rPr>
        <w:t xml:space="preserve"> script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716202">
        <w:rPr>
          <w:rFonts w:ascii="Arial" w:hAnsi="Arial" w:cs="Arial"/>
          <w:color w:val="000000"/>
          <w:sz w:val="22"/>
          <w:szCs w:val="22"/>
        </w:rPr>
        <w:t>showing</w:t>
      </w:r>
      <w:r>
        <w:rPr>
          <w:rFonts w:ascii="Arial" w:hAnsi="Arial" w:cs="Arial"/>
          <w:color w:val="000000"/>
          <w:sz w:val="22"/>
          <w:szCs w:val="22"/>
        </w:rPr>
        <w:t xml:space="preserve"> how this can be implemented</w:t>
      </w:r>
      <w:r w:rsidR="00342DBE">
        <w:rPr>
          <w:rFonts w:ascii="Arial" w:hAnsi="Arial" w:cs="Arial"/>
          <w:color w:val="000000"/>
          <w:sz w:val="22"/>
          <w:szCs w:val="22"/>
        </w:rPr>
        <w:t xml:space="preserve"> using the above functions</w:t>
      </w:r>
      <w:r w:rsidR="00161FDA">
        <w:rPr>
          <w:rFonts w:ascii="Arial" w:hAnsi="Arial" w:cs="Arial"/>
          <w:color w:val="000000"/>
          <w:sz w:val="22"/>
          <w:szCs w:val="22"/>
        </w:rPr>
        <w:t xml:space="preserve"> in combination</w:t>
      </w:r>
      <w:r w:rsidR="0051234C">
        <w:rPr>
          <w:rFonts w:ascii="Arial" w:hAnsi="Arial" w:cs="Arial"/>
          <w:color w:val="000000"/>
          <w:sz w:val="22"/>
          <w:szCs w:val="22"/>
        </w:rPr>
        <w:t>.</w:t>
      </w:r>
    </w:p>
    <w:p w14:paraId="5E2E9A75" w14:textId="53D2422F" w:rsidR="00AE4023" w:rsidRDefault="00AE4023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C3434E3" w14:textId="5ADFDB72" w:rsidR="00AE4023" w:rsidRPr="00992FD2" w:rsidRDefault="00AE4023" w:rsidP="00C15153">
      <w:pPr>
        <w:pStyle w:val="Heading2"/>
        <w:rPr>
          <w:rFonts w:asciiTheme="minorHAnsi" w:hAnsiTheme="minorHAnsi" w:cstheme="minorHAnsi"/>
          <w:sz w:val="24"/>
        </w:rPr>
      </w:pPr>
      <w:bookmarkStart w:id="39" w:name="_Toc531609497"/>
      <w:r w:rsidRPr="00992FD2">
        <w:rPr>
          <w:rFonts w:asciiTheme="minorHAnsi" w:hAnsiTheme="minorHAnsi" w:cstheme="minorHAnsi"/>
          <w:sz w:val="24"/>
        </w:rPr>
        <w:lastRenderedPageBreak/>
        <w:t>Block</w:t>
      </w:r>
      <w:r w:rsidR="00B92EE3" w:rsidRPr="00992FD2">
        <w:rPr>
          <w:rFonts w:asciiTheme="minorHAnsi" w:hAnsiTheme="minorHAnsi" w:cstheme="minorHAnsi"/>
          <w:sz w:val="24"/>
        </w:rPr>
        <w:t xml:space="preserve"> Extraction</w:t>
      </w:r>
      <w:bookmarkEnd w:id="39"/>
    </w:p>
    <w:p w14:paraId="24F3B499" w14:textId="1B773671" w:rsidR="00F61C5C" w:rsidRDefault="00F61C5C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96F8D9D" w14:textId="266DDD79" w:rsidR="00041FF9" w:rsidRDefault="00880641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download blocks in an automated</w:t>
      </w:r>
      <w:r w:rsidR="005C1E3D">
        <w:rPr>
          <w:rFonts w:ascii="Arial" w:hAnsi="Arial" w:cs="Arial"/>
          <w:color w:val="000000"/>
          <w:sz w:val="22"/>
          <w:szCs w:val="22"/>
        </w:rPr>
        <w:t xml:space="preserve"> and recursive</w:t>
      </w:r>
      <w:r>
        <w:rPr>
          <w:rFonts w:ascii="Arial" w:hAnsi="Arial" w:cs="Arial"/>
          <w:color w:val="000000"/>
          <w:sz w:val="22"/>
          <w:szCs w:val="22"/>
        </w:rPr>
        <w:t xml:space="preserve"> way</w:t>
      </w:r>
      <w:r w:rsidR="005C1E3D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we can specify the block retrieval logic within </w:t>
      </w:r>
      <w:r w:rsidR="00FB6FA7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44" w:anchor="zts-timer" w:history="1">
        <w:r w:rsidRPr="00207782">
          <w:rPr>
            <w:rStyle w:val="Hyperlink"/>
            <w:rFonts w:ascii="Arial" w:hAnsi="Arial" w:cs="Arial"/>
            <w:sz w:val="22"/>
            <w:szCs w:val="22"/>
          </w:rPr>
          <w:t>.z.ts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function which will get executed periodically by setting the timer value</w:t>
      </w:r>
      <w:r w:rsidR="00D06733">
        <w:rPr>
          <w:rFonts w:ascii="Arial" w:hAnsi="Arial" w:cs="Arial"/>
          <w:color w:val="000000"/>
          <w:sz w:val="22"/>
          <w:szCs w:val="22"/>
        </w:rPr>
        <w:t xml:space="preserve"> \t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EEA7662" w14:textId="77777777" w:rsidR="00041FF9" w:rsidRDefault="00041FF9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AAA21A" w14:textId="49297E79" w:rsidR="00B1566E" w:rsidRDefault="00880641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By initiali</w:t>
      </w:r>
      <w:r w:rsidR="00AA3EA1">
        <w:rPr>
          <w:rFonts w:ascii="Arial" w:hAnsi="Arial" w:cs="Arial"/>
          <w:color w:val="000000"/>
          <w:sz w:val="22"/>
          <w:szCs w:val="22"/>
        </w:rPr>
        <w:t>z</w:t>
      </w:r>
      <w:r>
        <w:rPr>
          <w:rFonts w:ascii="Arial" w:hAnsi="Arial" w:cs="Arial"/>
          <w:color w:val="000000"/>
          <w:sz w:val="22"/>
          <w:szCs w:val="22"/>
        </w:rPr>
        <w:t xml:space="preserve">ing the index value to zero and incrementing it each </w:t>
      </w:r>
      <w:r w:rsidR="00467F5E">
        <w:rPr>
          <w:rFonts w:ascii="Arial" w:hAnsi="Arial" w:cs="Arial"/>
          <w:color w:val="000000"/>
          <w:sz w:val="22"/>
          <w:szCs w:val="22"/>
        </w:rPr>
        <w:t xml:space="preserve">time </w:t>
      </w:r>
      <w:r>
        <w:rPr>
          <w:rFonts w:ascii="Arial" w:hAnsi="Arial" w:cs="Arial"/>
          <w:color w:val="000000"/>
          <w:sz w:val="22"/>
          <w:szCs w:val="22"/>
        </w:rPr>
        <w:t>.z.ts is called we can download blocks</w:t>
      </w:r>
      <w:r w:rsidR="00CA550E">
        <w:rPr>
          <w:rFonts w:ascii="Arial" w:hAnsi="Arial" w:cs="Arial"/>
          <w:color w:val="000000"/>
          <w:sz w:val="22"/>
          <w:szCs w:val="22"/>
        </w:rPr>
        <w:t xml:space="preserve"> in an iterative way</w:t>
      </w:r>
      <w:r w:rsidR="005C241D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as shown below.</w:t>
      </w:r>
      <w:r w:rsidR="00FB6FA7">
        <w:rPr>
          <w:rFonts w:ascii="Arial" w:hAnsi="Arial" w:cs="Arial"/>
          <w:color w:val="000000"/>
          <w:sz w:val="22"/>
          <w:szCs w:val="22"/>
        </w:rPr>
        <w:t xml:space="preserve"> Within the .z.ts function</w:t>
      </w:r>
      <w:r w:rsidR="009F3DA0">
        <w:rPr>
          <w:rFonts w:ascii="Arial" w:hAnsi="Arial" w:cs="Arial"/>
          <w:color w:val="000000"/>
          <w:sz w:val="22"/>
          <w:szCs w:val="22"/>
        </w:rPr>
        <w:t>,</w:t>
      </w:r>
      <w:r w:rsidR="00FB6FA7">
        <w:rPr>
          <w:rFonts w:ascii="Arial" w:hAnsi="Arial" w:cs="Arial"/>
          <w:color w:val="000000"/>
          <w:sz w:val="22"/>
          <w:szCs w:val="22"/>
        </w:rPr>
        <w:t xml:space="preserve"> an if statement is present to check for a Hash value of 0n, which indicates the next block has not been mined yet.</w:t>
      </w:r>
      <w:r w:rsidR="00BF2B8D">
        <w:rPr>
          <w:rFonts w:ascii="Arial" w:hAnsi="Arial" w:cs="Arial"/>
          <w:color w:val="000000"/>
          <w:sz w:val="22"/>
          <w:szCs w:val="22"/>
        </w:rPr>
        <w:t xml:space="preserve"> Once a null value is returned, this indicates that the</w:t>
      </w:r>
      <w:r w:rsidR="00950F3B">
        <w:rPr>
          <w:rFonts w:ascii="Arial" w:hAnsi="Arial" w:cs="Arial"/>
          <w:color w:val="000000"/>
          <w:sz w:val="22"/>
          <w:szCs w:val="22"/>
        </w:rPr>
        <w:t xml:space="preserve"> initial</w:t>
      </w:r>
      <w:r w:rsidR="00BF2B8D">
        <w:rPr>
          <w:rFonts w:ascii="Arial" w:hAnsi="Arial" w:cs="Arial"/>
          <w:color w:val="000000"/>
          <w:sz w:val="22"/>
          <w:szCs w:val="22"/>
        </w:rPr>
        <w:t xml:space="preserve"> download process </w:t>
      </w:r>
      <w:r w:rsidR="00950F3B">
        <w:rPr>
          <w:rFonts w:ascii="Arial" w:hAnsi="Arial" w:cs="Arial"/>
          <w:color w:val="000000"/>
          <w:sz w:val="22"/>
          <w:szCs w:val="22"/>
        </w:rPr>
        <w:t xml:space="preserve">has </w:t>
      </w:r>
      <w:r w:rsidR="00032F78">
        <w:rPr>
          <w:rFonts w:ascii="Arial" w:hAnsi="Arial" w:cs="Arial"/>
          <w:color w:val="000000"/>
          <w:sz w:val="22"/>
          <w:szCs w:val="22"/>
        </w:rPr>
        <w:t>completed,</w:t>
      </w:r>
      <w:r w:rsidR="00950F3B">
        <w:rPr>
          <w:rFonts w:ascii="Arial" w:hAnsi="Arial" w:cs="Arial"/>
          <w:color w:val="000000"/>
          <w:sz w:val="22"/>
          <w:szCs w:val="22"/>
        </w:rPr>
        <w:t xml:space="preserve"> and the process is</w:t>
      </w:r>
      <w:r w:rsidR="00BF2B8D">
        <w:rPr>
          <w:rFonts w:ascii="Arial" w:hAnsi="Arial" w:cs="Arial"/>
          <w:color w:val="000000"/>
          <w:sz w:val="22"/>
          <w:szCs w:val="22"/>
        </w:rPr>
        <w:t xml:space="preserve"> in sync with the full node.</w:t>
      </w:r>
      <w:r w:rsidR="009A66F3">
        <w:rPr>
          <w:rFonts w:ascii="Arial" w:hAnsi="Arial" w:cs="Arial"/>
          <w:color w:val="000000"/>
          <w:sz w:val="22"/>
          <w:szCs w:val="22"/>
        </w:rPr>
        <w:t xml:space="preserve"> Thereafter, new blocks will become available every ten minutes on average.</w:t>
      </w:r>
    </w:p>
    <w:p w14:paraId="47A860EC" w14:textId="77777777" w:rsidR="00B1566E" w:rsidRDefault="00B1566E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40" w:name="_Hlk527899360"/>
    <w:bookmarkStart w:id="41" w:name="_MON_1600195087"/>
    <w:bookmarkEnd w:id="41"/>
    <w:p w14:paraId="31825B18" w14:textId="63D3A9F9" w:rsidR="00770A3C" w:rsidRDefault="00BF779D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3015" w14:anchorId="2DA1D55C">
          <v:shape id="_x0000_i1031" type="#_x0000_t75" style="width:451.5pt;height:151.5pt" o:ole="">
            <v:imagedata r:id="rId45" o:title=""/>
          </v:shape>
          <o:OLEObject Type="Embed" ProgID="Word.OpenDocumentText.12" ShapeID="_x0000_i1031" DrawAspect="Content" ObjectID="_1605370972" r:id="rId46"/>
        </w:object>
      </w:r>
      <w:bookmarkEnd w:id="40"/>
    </w:p>
    <w:p w14:paraId="3BA8FC4D" w14:textId="53CB5B2E" w:rsidR="00EF4FA8" w:rsidRDefault="00D06733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 the example above,</w:t>
      </w:r>
      <w:r w:rsidR="00770A3C">
        <w:rPr>
          <w:rFonts w:ascii="Arial" w:hAnsi="Arial" w:cs="Arial"/>
          <w:color w:val="000000"/>
          <w:sz w:val="22"/>
          <w:szCs w:val="22"/>
        </w:rPr>
        <w:t xml:space="preserve"> data from each block extracted from the node will be stored in the local variable </w:t>
      </w:r>
      <w:r w:rsidR="007B46C2">
        <w:rPr>
          <w:rFonts w:ascii="Arial" w:hAnsi="Arial" w:cs="Arial"/>
          <w:color w:val="000000"/>
          <w:sz w:val="22"/>
          <w:szCs w:val="22"/>
        </w:rPr>
        <w:t xml:space="preserve">named </w:t>
      </w:r>
      <w:r w:rsidR="007B46C2" w:rsidRPr="00687AE3">
        <w:rPr>
          <w:rFonts w:ascii="Arial" w:hAnsi="Arial" w:cs="Arial"/>
          <w:i/>
          <w:color w:val="000000"/>
          <w:sz w:val="22"/>
          <w:szCs w:val="22"/>
        </w:rPr>
        <w:t>Block</w:t>
      </w:r>
      <w:r w:rsidR="00770A3C">
        <w:rPr>
          <w:rFonts w:ascii="Arial" w:hAnsi="Arial" w:cs="Arial"/>
          <w:color w:val="000000"/>
          <w:sz w:val="22"/>
          <w:szCs w:val="22"/>
        </w:rPr>
        <w:t>.</w:t>
      </w:r>
      <w:r w:rsidR="00F35068">
        <w:rPr>
          <w:rFonts w:ascii="Arial" w:hAnsi="Arial" w:cs="Arial"/>
          <w:color w:val="000000"/>
          <w:sz w:val="22"/>
          <w:szCs w:val="22"/>
        </w:rPr>
        <w:t xml:space="preserve"> Since </w:t>
      </w:r>
      <w:r>
        <w:rPr>
          <w:rFonts w:ascii="Arial" w:hAnsi="Arial" w:cs="Arial"/>
          <w:color w:val="000000"/>
          <w:sz w:val="22"/>
          <w:szCs w:val="22"/>
        </w:rPr>
        <w:t>the object</w:t>
      </w:r>
      <w:r w:rsidR="00F35068">
        <w:rPr>
          <w:rFonts w:ascii="Arial" w:hAnsi="Arial" w:cs="Arial"/>
          <w:color w:val="000000"/>
          <w:sz w:val="22"/>
          <w:szCs w:val="22"/>
        </w:rPr>
        <w:t xml:space="preserve"> is a q dictionary</w:t>
      </w:r>
      <w:r w:rsidR="00CA550E">
        <w:rPr>
          <w:rFonts w:ascii="Arial" w:hAnsi="Arial" w:cs="Arial"/>
          <w:color w:val="000000"/>
          <w:sz w:val="22"/>
          <w:szCs w:val="22"/>
        </w:rPr>
        <w:t>, data within</w:t>
      </w:r>
      <w:r w:rsidR="00F35068">
        <w:rPr>
          <w:rFonts w:ascii="Arial" w:hAnsi="Arial" w:cs="Arial"/>
          <w:color w:val="000000"/>
          <w:sz w:val="22"/>
          <w:szCs w:val="22"/>
        </w:rPr>
        <w:t xml:space="preserve"> can be easily </w:t>
      </w:r>
      <w:r w:rsidR="00CA550E">
        <w:rPr>
          <w:rFonts w:ascii="Arial" w:hAnsi="Arial" w:cs="Arial"/>
          <w:color w:val="000000"/>
          <w:sz w:val="22"/>
          <w:szCs w:val="22"/>
        </w:rPr>
        <w:t>manipulated</w:t>
      </w:r>
      <w:r w:rsidR="00F35068">
        <w:rPr>
          <w:rFonts w:ascii="Arial" w:hAnsi="Arial" w:cs="Arial"/>
          <w:color w:val="000000"/>
          <w:sz w:val="22"/>
          <w:szCs w:val="22"/>
        </w:rPr>
        <w:t xml:space="preserve"> and split to populate different table schemas which can be saved to disk as the user </w:t>
      </w:r>
      <w:r w:rsidR="00EF4FA8">
        <w:rPr>
          <w:rFonts w:ascii="Arial" w:hAnsi="Arial" w:cs="Arial"/>
          <w:color w:val="000000"/>
          <w:sz w:val="22"/>
          <w:szCs w:val="22"/>
        </w:rPr>
        <w:t>specifies</w:t>
      </w:r>
      <w:r w:rsidR="00F35068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FF52A6A" w14:textId="77777777" w:rsidR="00EF4FA8" w:rsidRDefault="00EF4FA8" w:rsidP="00F834D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703883E" w14:textId="2F4D4A75" w:rsidR="00912738" w:rsidRDefault="00CA550E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above functionality is the basis for the</w:t>
      </w:r>
      <w:r w:rsidR="00177892"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47" w:history="1">
        <w:r w:rsidR="00177892" w:rsidRPr="0004244E">
          <w:rPr>
            <w:rStyle w:val="Hyperlink"/>
            <w:rFonts w:ascii="Arial" w:hAnsi="Arial" w:cs="Arial"/>
            <w:sz w:val="22"/>
            <w:szCs w:val="22"/>
          </w:rPr>
          <w:t>qExplorer</w:t>
        </w:r>
      </w:hyperlink>
      <w:r w:rsidR="0017789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script which was used to extract and store the Bitcoin blockchain data </w:t>
      </w:r>
      <w:r w:rsidR="000D064F">
        <w:rPr>
          <w:rFonts w:ascii="Arial" w:hAnsi="Arial" w:cs="Arial"/>
          <w:color w:val="000000"/>
          <w:sz w:val="22"/>
          <w:szCs w:val="22"/>
        </w:rPr>
        <w:t>to a</w:t>
      </w:r>
      <w:r>
        <w:rPr>
          <w:rFonts w:ascii="Arial" w:hAnsi="Arial" w:cs="Arial"/>
          <w:color w:val="000000"/>
          <w:sz w:val="22"/>
          <w:szCs w:val="22"/>
        </w:rPr>
        <w:t xml:space="preserve"> kdb+</w:t>
      </w:r>
      <w:r w:rsidR="000D064F">
        <w:rPr>
          <w:rFonts w:ascii="Arial" w:hAnsi="Arial" w:cs="Arial"/>
          <w:color w:val="000000"/>
          <w:sz w:val="22"/>
          <w:szCs w:val="22"/>
        </w:rPr>
        <w:t xml:space="preserve"> </w:t>
      </w:r>
      <w:r w:rsidR="004F4FAB">
        <w:rPr>
          <w:rFonts w:ascii="Arial" w:hAnsi="Arial" w:cs="Arial"/>
          <w:color w:val="000000"/>
          <w:sz w:val="22"/>
          <w:szCs w:val="22"/>
        </w:rPr>
        <w:t xml:space="preserve">on-disk </w:t>
      </w:r>
      <w:r w:rsidR="000D064F">
        <w:rPr>
          <w:rFonts w:ascii="Arial" w:hAnsi="Arial" w:cs="Arial"/>
          <w:color w:val="000000"/>
          <w:sz w:val="22"/>
          <w:szCs w:val="22"/>
        </w:rPr>
        <w:t>database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="00BB202C">
        <w:rPr>
          <w:rFonts w:ascii="Arial" w:hAnsi="Arial" w:cs="Arial"/>
          <w:color w:val="000000"/>
          <w:sz w:val="22"/>
          <w:szCs w:val="22"/>
        </w:rPr>
        <w:t>In th</w:t>
      </w:r>
      <w:r w:rsidR="005806AB">
        <w:rPr>
          <w:rFonts w:ascii="Arial" w:hAnsi="Arial" w:cs="Arial"/>
          <w:color w:val="000000"/>
          <w:sz w:val="22"/>
          <w:szCs w:val="22"/>
        </w:rPr>
        <w:t>is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script, the </w:t>
      </w:r>
      <w:r w:rsidR="00BB202C" w:rsidRPr="00687AE3">
        <w:rPr>
          <w:rFonts w:ascii="Arial" w:hAnsi="Arial" w:cs="Arial"/>
          <w:i/>
          <w:color w:val="000000"/>
          <w:sz w:val="22"/>
          <w:szCs w:val="22"/>
        </w:rPr>
        <w:t>processBlock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function contains the</w:t>
      </w:r>
      <w:r w:rsidR="002720AC">
        <w:rPr>
          <w:rFonts w:ascii="Arial" w:hAnsi="Arial" w:cs="Arial"/>
          <w:color w:val="000000"/>
          <w:sz w:val="22"/>
          <w:szCs w:val="22"/>
        </w:rPr>
        <w:t xml:space="preserve"> subsequent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logic to </w:t>
      </w:r>
      <w:r w:rsidR="000D064F">
        <w:rPr>
          <w:rFonts w:ascii="Arial" w:hAnsi="Arial" w:cs="Arial"/>
          <w:color w:val="000000"/>
          <w:sz w:val="22"/>
          <w:szCs w:val="22"/>
        </w:rPr>
        <w:t>extract and insert the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block data </w:t>
      </w:r>
      <w:r w:rsidR="002720AC">
        <w:rPr>
          <w:rFonts w:ascii="Arial" w:hAnsi="Arial" w:cs="Arial"/>
          <w:color w:val="000000"/>
          <w:sz w:val="22"/>
          <w:szCs w:val="22"/>
        </w:rPr>
        <w:t>to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in-memory </w:t>
      </w:r>
      <w:r w:rsidR="00536066">
        <w:rPr>
          <w:rFonts w:ascii="Arial" w:hAnsi="Arial" w:cs="Arial"/>
          <w:color w:val="000000"/>
          <w:sz w:val="22"/>
          <w:szCs w:val="22"/>
        </w:rPr>
        <w:t xml:space="preserve">tables </w:t>
      </w:r>
      <w:r w:rsidR="00A03AFA">
        <w:rPr>
          <w:rFonts w:ascii="Arial" w:hAnsi="Arial" w:cs="Arial"/>
          <w:color w:val="000000"/>
          <w:sz w:val="22"/>
          <w:szCs w:val="22"/>
        </w:rPr>
        <w:t>which</w:t>
      </w:r>
      <w:r w:rsidR="00E80743">
        <w:rPr>
          <w:rFonts w:ascii="Arial" w:hAnsi="Arial" w:cs="Arial"/>
          <w:color w:val="000000"/>
          <w:sz w:val="22"/>
          <w:szCs w:val="22"/>
        </w:rPr>
        <w:t xml:space="preserve"> are</w:t>
      </w:r>
      <w:r w:rsidR="00A03AFA">
        <w:rPr>
          <w:rFonts w:ascii="Arial" w:hAnsi="Arial" w:cs="Arial"/>
          <w:color w:val="000000"/>
          <w:sz w:val="22"/>
          <w:szCs w:val="22"/>
        </w:rPr>
        <w:t xml:space="preserve"> subsequently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</w:t>
      </w:r>
      <w:r w:rsidR="00A03AFA">
        <w:rPr>
          <w:rFonts w:ascii="Arial" w:hAnsi="Arial" w:cs="Arial"/>
          <w:color w:val="000000"/>
          <w:sz w:val="22"/>
          <w:szCs w:val="22"/>
        </w:rPr>
        <w:t>written to</w:t>
      </w:r>
      <w:r w:rsidR="00BB202C">
        <w:rPr>
          <w:rFonts w:ascii="Arial" w:hAnsi="Arial" w:cs="Arial"/>
          <w:color w:val="000000"/>
          <w:sz w:val="22"/>
          <w:szCs w:val="22"/>
        </w:rPr>
        <w:t xml:space="preserve"> disk periodically.</w:t>
      </w:r>
      <w:r w:rsidR="009E3FC6">
        <w:rPr>
          <w:rFonts w:ascii="Arial" w:hAnsi="Arial" w:cs="Arial"/>
          <w:color w:val="000000"/>
          <w:sz w:val="22"/>
          <w:szCs w:val="22"/>
        </w:rPr>
        <w:t xml:space="preserve"> Once a block height of 5</w:t>
      </w:r>
      <w:r w:rsidR="007D5206">
        <w:rPr>
          <w:rFonts w:ascii="Arial" w:hAnsi="Arial" w:cs="Arial"/>
          <w:color w:val="000000"/>
          <w:sz w:val="22"/>
          <w:szCs w:val="22"/>
        </w:rPr>
        <w:t>5</w:t>
      </w:r>
      <w:r w:rsidR="009E3FC6">
        <w:rPr>
          <w:rFonts w:ascii="Arial" w:hAnsi="Arial" w:cs="Arial"/>
          <w:color w:val="000000"/>
          <w:sz w:val="22"/>
          <w:szCs w:val="22"/>
        </w:rPr>
        <w:t>0,000 was reached</w:t>
      </w:r>
      <w:r w:rsidR="0004244E">
        <w:rPr>
          <w:rFonts w:ascii="Arial" w:hAnsi="Arial" w:cs="Arial"/>
          <w:color w:val="000000"/>
          <w:sz w:val="22"/>
          <w:szCs w:val="22"/>
        </w:rPr>
        <w:t>,</w:t>
      </w:r>
      <w:r w:rsidR="009E3FC6">
        <w:rPr>
          <w:rFonts w:ascii="Arial" w:hAnsi="Arial" w:cs="Arial"/>
          <w:color w:val="000000"/>
          <w:sz w:val="22"/>
          <w:szCs w:val="22"/>
        </w:rPr>
        <w:t xml:space="preserve"> the</w:t>
      </w:r>
      <w:r w:rsidR="00E80743">
        <w:rPr>
          <w:rFonts w:ascii="Arial" w:hAnsi="Arial" w:cs="Arial"/>
          <w:color w:val="000000"/>
          <w:sz w:val="22"/>
          <w:szCs w:val="22"/>
        </w:rPr>
        <w:t xml:space="preserve"> </w:t>
      </w:r>
      <w:r w:rsidR="009E3FC6">
        <w:rPr>
          <w:rFonts w:ascii="Arial" w:hAnsi="Arial" w:cs="Arial"/>
          <w:color w:val="000000"/>
          <w:sz w:val="22"/>
          <w:szCs w:val="22"/>
        </w:rPr>
        <w:t>proces</w:t>
      </w:r>
      <w:r w:rsidR="00E80743">
        <w:rPr>
          <w:rFonts w:ascii="Arial" w:hAnsi="Arial" w:cs="Arial"/>
          <w:color w:val="000000"/>
          <w:sz w:val="22"/>
          <w:szCs w:val="22"/>
        </w:rPr>
        <w:t>s</w:t>
      </w:r>
      <w:r w:rsidR="009E3FC6">
        <w:rPr>
          <w:rFonts w:ascii="Arial" w:hAnsi="Arial" w:cs="Arial"/>
          <w:color w:val="000000"/>
          <w:sz w:val="22"/>
          <w:szCs w:val="22"/>
        </w:rPr>
        <w:t xml:space="preserve"> was shut down so that </w:t>
      </w:r>
      <w:r w:rsidR="00847F23">
        <w:rPr>
          <w:rFonts w:ascii="Arial" w:hAnsi="Arial" w:cs="Arial"/>
          <w:color w:val="000000"/>
          <w:sz w:val="22"/>
          <w:szCs w:val="22"/>
        </w:rPr>
        <w:t>an</w:t>
      </w:r>
      <w:r w:rsidR="009E3FC6">
        <w:rPr>
          <w:rFonts w:ascii="Arial" w:hAnsi="Arial" w:cs="Arial"/>
          <w:color w:val="000000"/>
          <w:sz w:val="22"/>
          <w:szCs w:val="22"/>
        </w:rPr>
        <w:t xml:space="preserve"> analysis could be applied to a static database with a fixed number of blocks.</w:t>
      </w:r>
    </w:p>
    <w:p w14:paraId="13D147EF" w14:textId="1D6F0048" w:rsidR="00225B54" w:rsidRDefault="00225B54" w:rsidP="00225B54">
      <w:pPr>
        <w:pStyle w:val="Heading1"/>
        <w:rPr>
          <w:rFonts w:asciiTheme="minorHAnsi" w:hAnsiTheme="minorHAnsi"/>
          <w:b/>
          <w:sz w:val="24"/>
          <w:szCs w:val="22"/>
        </w:rPr>
      </w:pPr>
      <w:bookmarkStart w:id="42" w:name="_Toc531609498"/>
      <w:r>
        <w:rPr>
          <w:rFonts w:asciiTheme="minorHAnsi" w:hAnsiTheme="minorHAnsi"/>
          <w:b/>
          <w:sz w:val="24"/>
          <w:szCs w:val="22"/>
        </w:rPr>
        <w:t>S</w:t>
      </w:r>
      <w:r w:rsidR="00AB79CF">
        <w:rPr>
          <w:rFonts w:asciiTheme="minorHAnsi" w:hAnsiTheme="minorHAnsi"/>
          <w:b/>
          <w:sz w:val="24"/>
          <w:szCs w:val="22"/>
        </w:rPr>
        <w:t>toring the Bitcoin Blockchain data</w:t>
      </w:r>
      <w:bookmarkEnd w:id="42"/>
    </w:p>
    <w:p w14:paraId="5EC16AB9" w14:textId="77777777" w:rsidR="00225B54" w:rsidRPr="007F04CE" w:rsidRDefault="00225B54" w:rsidP="00225B54"/>
    <w:p w14:paraId="3D281F50" w14:textId="77777777" w:rsidR="00225B54" w:rsidRDefault="00225B54" w:rsidP="00225B54">
      <w:pPr>
        <w:pStyle w:val="Heading2"/>
        <w:rPr>
          <w:rFonts w:asciiTheme="minorHAnsi" w:hAnsiTheme="minorHAnsi" w:cstheme="minorHAnsi"/>
          <w:sz w:val="24"/>
        </w:rPr>
      </w:pPr>
      <w:bookmarkStart w:id="43" w:name="_Toc531609499"/>
      <w:r w:rsidRPr="007F04CE">
        <w:rPr>
          <w:rFonts w:asciiTheme="minorHAnsi" w:hAnsiTheme="minorHAnsi" w:cstheme="minorHAnsi"/>
          <w:sz w:val="24"/>
        </w:rPr>
        <w:t>Tables and Schemas</w:t>
      </w:r>
      <w:bookmarkEnd w:id="43"/>
    </w:p>
    <w:p w14:paraId="47460D50" w14:textId="77777777" w:rsidR="00225B54" w:rsidRPr="00293FAF" w:rsidRDefault="00225B54" w:rsidP="00225B54"/>
    <w:p w14:paraId="7041EBED" w14:textId="4756F9E4" w:rsidR="00C50AD2" w:rsidRDefault="00CA1967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With the above download procedure in place, the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next step 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to storing the blockchain data </w:t>
      </w:r>
      <w:r w:rsidR="00C50AD2">
        <w:rPr>
          <w:rFonts w:ascii="Arial" w:hAnsi="Arial" w:cs="Arial"/>
          <w:color w:val="000000"/>
          <w:sz w:val="22"/>
          <w:szCs w:val="22"/>
        </w:rPr>
        <w:t>is deciding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 how many tables and databases</w:t>
      </w:r>
      <w:r w:rsidR="00C50AD2">
        <w:rPr>
          <w:rFonts w:ascii="Arial" w:hAnsi="Arial" w:cs="Arial"/>
          <w:color w:val="000000"/>
          <w:sz w:val="22"/>
          <w:szCs w:val="22"/>
        </w:rPr>
        <w:t xml:space="preserve"> are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 required, </w:t>
      </w:r>
      <w:r w:rsidR="00E745EE">
        <w:rPr>
          <w:rFonts w:ascii="Arial" w:hAnsi="Arial" w:cs="Arial"/>
          <w:color w:val="000000"/>
          <w:sz w:val="22"/>
          <w:szCs w:val="22"/>
        </w:rPr>
        <w:t>with</w:t>
      </w:r>
      <w:r w:rsidR="00E745EE" w:rsidRPr="00AC6706">
        <w:rPr>
          <w:rFonts w:ascii="Arial" w:hAnsi="Arial" w:cs="Arial"/>
          <w:color w:val="000000"/>
          <w:sz w:val="22"/>
          <w:szCs w:val="22"/>
        </w:rPr>
        <w:t xml:space="preserve"> 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the appropriate table schema and on-disk storage format to use for each. </w:t>
      </w:r>
    </w:p>
    <w:p w14:paraId="503AED9E" w14:textId="77777777" w:rsidR="00C50AD2" w:rsidRDefault="00C50AD2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C94CF9" w14:textId="61109CD2" w:rsidR="00A15D6A" w:rsidRDefault="008351A2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t was decided to opt for two partitioned databases, named </w:t>
      </w:r>
      <w:r w:rsidR="00225B54" w:rsidRPr="00B631EB">
        <w:rPr>
          <w:rFonts w:ascii="Arial" w:hAnsi="Arial" w:cs="Arial"/>
          <w:color w:val="000000"/>
          <w:sz w:val="22"/>
          <w:szCs w:val="22"/>
        </w:rPr>
        <w:t>mainDB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 and </w:t>
      </w:r>
      <w:r w:rsidR="00225B54" w:rsidRPr="00B631EB">
        <w:rPr>
          <w:rFonts w:ascii="Arial" w:hAnsi="Arial" w:cs="Arial"/>
          <w:color w:val="000000"/>
          <w:sz w:val="22"/>
          <w:szCs w:val="22"/>
        </w:rPr>
        <w:t>refDB</w:t>
      </w:r>
      <w:r w:rsidR="00225B54" w:rsidRPr="00AC6706">
        <w:rPr>
          <w:rFonts w:ascii="Arial" w:hAnsi="Arial" w:cs="Arial"/>
          <w:color w:val="000000"/>
          <w:sz w:val="22"/>
          <w:szCs w:val="22"/>
        </w:rPr>
        <w:t xml:space="preserve">, which would contain the tables listed below. </w:t>
      </w:r>
      <w:r w:rsidR="00225B54">
        <w:rPr>
          <w:rFonts w:ascii="Arial" w:hAnsi="Arial" w:cs="Arial"/>
          <w:color w:val="000000"/>
          <w:sz w:val="22"/>
          <w:szCs w:val="22"/>
        </w:rPr>
        <w:t xml:space="preserve"> All tables, except </w:t>
      </w:r>
      <w:r w:rsidR="009C3403" w:rsidRPr="009C3403">
        <w:rPr>
          <w:rFonts w:ascii="Arial" w:hAnsi="Arial" w:cs="Arial"/>
          <w:b/>
          <w:color w:val="000000"/>
          <w:sz w:val="22"/>
          <w:szCs w:val="22"/>
        </w:rPr>
        <w:t>utxo</w:t>
      </w:r>
      <w:r w:rsidR="00225B54">
        <w:rPr>
          <w:rFonts w:ascii="Arial" w:hAnsi="Arial" w:cs="Arial"/>
          <w:color w:val="000000"/>
          <w:sz w:val="22"/>
          <w:szCs w:val="22"/>
        </w:rPr>
        <w:t xml:space="preserve">, would be stored in </w:t>
      </w:r>
      <w:hyperlink r:id="rId48" w:history="1">
        <w:r w:rsidR="00225B54" w:rsidRPr="000D26E0">
          <w:rPr>
            <w:rStyle w:val="Hyperlink"/>
            <w:rFonts w:ascii="Arial" w:hAnsi="Arial" w:cs="Arial"/>
            <w:sz w:val="22"/>
            <w:szCs w:val="22"/>
          </w:rPr>
          <w:t>splayed</w:t>
        </w:r>
      </w:hyperlink>
      <w:r w:rsidR="00225B54">
        <w:rPr>
          <w:rFonts w:ascii="Arial" w:hAnsi="Arial" w:cs="Arial"/>
          <w:color w:val="000000"/>
          <w:sz w:val="22"/>
          <w:szCs w:val="22"/>
        </w:rPr>
        <w:t xml:space="preserve"> format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, meaning each column </w:t>
      </w:r>
      <w:r w:rsidR="00225B54">
        <w:rPr>
          <w:rFonts w:ascii="Arial" w:hAnsi="Arial" w:cs="Arial"/>
          <w:color w:val="000000"/>
          <w:sz w:val="22"/>
          <w:szCs w:val="22"/>
        </w:rPr>
        <w:t>is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 saved as a separate file on disk. This </w:t>
      </w:r>
      <w:r w:rsidR="009B7D34">
        <w:rPr>
          <w:rFonts w:ascii="Arial" w:hAnsi="Arial" w:cs="Arial"/>
          <w:color w:val="000000"/>
          <w:sz w:val="22"/>
          <w:szCs w:val="22"/>
        </w:rPr>
        <w:t>would allow for subsequent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 user queries</w:t>
      </w:r>
      <w:r w:rsidR="008761A9">
        <w:rPr>
          <w:rFonts w:ascii="Arial" w:hAnsi="Arial" w:cs="Arial"/>
          <w:color w:val="000000"/>
          <w:sz w:val="22"/>
          <w:szCs w:val="22"/>
        </w:rPr>
        <w:t xml:space="preserve"> against the kdb+ database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 to be optimi</w:t>
      </w:r>
      <w:r w:rsidR="00622B8E">
        <w:rPr>
          <w:rFonts w:ascii="Arial" w:hAnsi="Arial" w:cs="Arial"/>
          <w:color w:val="000000"/>
          <w:sz w:val="22"/>
          <w:szCs w:val="22"/>
        </w:rPr>
        <w:t>z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ed by only </w:t>
      </w:r>
      <w:r w:rsidR="00225B54">
        <w:rPr>
          <w:rFonts w:ascii="Arial" w:hAnsi="Arial" w:cs="Arial"/>
          <w:color w:val="000000"/>
          <w:sz w:val="22"/>
          <w:szCs w:val="22"/>
        </w:rPr>
        <w:t>loading</w:t>
      </w:r>
      <w:r w:rsidR="00225B54" w:rsidRPr="00293FAF">
        <w:rPr>
          <w:rFonts w:ascii="Arial" w:hAnsi="Arial" w:cs="Arial"/>
          <w:color w:val="000000"/>
          <w:sz w:val="22"/>
          <w:szCs w:val="22"/>
        </w:rPr>
        <w:t xml:space="preserve"> required columns</w:t>
      </w:r>
      <w:r w:rsidR="00225B54">
        <w:rPr>
          <w:rFonts w:ascii="Arial" w:hAnsi="Arial" w:cs="Arial"/>
          <w:color w:val="000000"/>
          <w:sz w:val="22"/>
          <w:szCs w:val="22"/>
        </w:rPr>
        <w:t xml:space="preserve"> as needed.</w:t>
      </w:r>
      <w:r w:rsidR="00310D14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79B8809E" w14:textId="77777777" w:rsidR="00A15D6A" w:rsidRDefault="00A15D6A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FEB0AB" w14:textId="55CD06F8" w:rsidR="00A9783F" w:rsidRDefault="00310D14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mainDB is the primary database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 where</w:t>
      </w:r>
      <w:r>
        <w:rPr>
          <w:rFonts w:ascii="Arial" w:hAnsi="Arial" w:cs="Arial"/>
          <w:color w:val="000000"/>
          <w:sz w:val="22"/>
          <w:szCs w:val="22"/>
        </w:rPr>
        <w:t xml:space="preserve"> all tables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 within</w:t>
      </w:r>
      <w:r>
        <w:rPr>
          <w:rFonts w:ascii="Arial" w:hAnsi="Arial" w:cs="Arial"/>
          <w:color w:val="000000"/>
          <w:sz w:val="22"/>
          <w:szCs w:val="22"/>
        </w:rPr>
        <w:t xml:space="preserve"> are constructed from the information </w:t>
      </w:r>
      <w:r w:rsidR="00E96FEE">
        <w:rPr>
          <w:rFonts w:ascii="Arial" w:hAnsi="Arial" w:cs="Arial"/>
          <w:color w:val="000000"/>
          <w:sz w:val="22"/>
          <w:szCs w:val="22"/>
        </w:rPr>
        <w:t>returned by</w:t>
      </w:r>
      <w:r>
        <w:rPr>
          <w:rFonts w:ascii="Arial" w:hAnsi="Arial" w:cs="Arial"/>
          <w:color w:val="000000"/>
          <w:sz w:val="22"/>
          <w:szCs w:val="22"/>
        </w:rPr>
        <w:t xml:space="preserve"> the </w:t>
      </w:r>
      <w:r w:rsidR="00FE7AF7" w:rsidRPr="00687AE3">
        <w:rPr>
          <w:rFonts w:ascii="Arial" w:hAnsi="Arial" w:cs="Arial"/>
          <w:i/>
          <w:color w:val="000000"/>
          <w:sz w:val="22"/>
          <w:szCs w:val="22"/>
        </w:rPr>
        <w:t>.bitcoind.</w:t>
      </w:r>
      <w:r w:rsidRPr="00687AE3">
        <w:rPr>
          <w:rFonts w:ascii="Arial" w:hAnsi="Arial" w:cs="Arial"/>
          <w:i/>
          <w:color w:val="000000"/>
          <w:sz w:val="22"/>
          <w:szCs w:val="22"/>
        </w:rPr>
        <w:t>getblock</w:t>
      </w:r>
      <w:r>
        <w:rPr>
          <w:rFonts w:ascii="Arial" w:hAnsi="Arial" w:cs="Arial"/>
          <w:color w:val="000000"/>
          <w:sz w:val="22"/>
          <w:szCs w:val="22"/>
        </w:rPr>
        <w:t xml:space="preserve"> function</w:t>
      </w:r>
      <w:r w:rsidR="00E96FEE">
        <w:rPr>
          <w:rFonts w:ascii="Arial" w:hAnsi="Arial" w:cs="Arial"/>
          <w:color w:val="000000"/>
          <w:sz w:val="22"/>
          <w:szCs w:val="22"/>
        </w:rPr>
        <w:t xml:space="preserve"> call</w:t>
      </w:r>
      <w:r>
        <w:rPr>
          <w:rFonts w:ascii="Arial" w:hAnsi="Arial" w:cs="Arial"/>
          <w:color w:val="000000"/>
          <w:sz w:val="22"/>
          <w:szCs w:val="22"/>
        </w:rPr>
        <w:t>. The refDB is a secondary database consisting of two</w:t>
      </w:r>
      <w:r w:rsidR="009C5D8D">
        <w:rPr>
          <w:rFonts w:ascii="Arial" w:hAnsi="Arial" w:cs="Arial"/>
          <w:color w:val="000000"/>
          <w:sz w:val="22"/>
          <w:szCs w:val="22"/>
        </w:rPr>
        <w:t xml:space="preserve"> reference</w:t>
      </w:r>
      <w:r>
        <w:rPr>
          <w:rFonts w:ascii="Arial" w:hAnsi="Arial" w:cs="Arial"/>
          <w:color w:val="000000"/>
          <w:sz w:val="22"/>
          <w:szCs w:val="22"/>
        </w:rPr>
        <w:t xml:space="preserve"> tables, </w:t>
      </w:r>
      <w:r w:rsidRPr="00D93F2B">
        <w:rPr>
          <w:rFonts w:ascii="Arial" w:hAnsi="Arial" w:cs="Arial"/>
          <w:b/>
          <w:color w:val="000000"/>
          <w:sz w:val="22"/>
          <w:szCs w:val="22"/>
        </w:rPr>
        <w:t>addressLookup</w:t>
      </w:r>
      <w:r>
        <w:rPr>
          <w:rFonts w:ascii="Arial" w:hAnsi="Arial" w:cs="Arial"/>
          <w:color w:val="000000"/>
          <w:sz w:val="22"/>
          <w:szCs w:val="22"/>
        </w:rPr>
        <w:t xml:space="preserve"> and </w:t>
      </w:r>
      <w:r w:rsidRPr="00D93F2B">
        <w:rPr>
          <w:rFonts w:ascii="Arial" w:hAnsi="Arial" w:cs="Arial"/>
          <w:b/>
          <w:color w:val="000000"/>
          <w:sz w:val="22"/>
          <w:szCs w:val="22"/>
        </w:rPr>
        <w:t>txidLookup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="0054483A">
        <w:rPr>
          <w:rFonts w:ascii="Arial" w:hAnsi="Arial" w:cs="Arial"/>
          <w:color w:val="000000"/>
          <w:sz w:val="22"/>
          <w:szCs w:val="22"/>
        </w:rPr>
        <w:t xml:space="preserve">both of </w:t>
      </w:r>
      <w:r w:rsidR="0054483A">
        <w:rPr>
          <w:rFonts w:ascii="Arial" w:hAnsi="Arial" w:cs="Arial"/>
          <w:color w:val="000000"/>
          <w:sz w:val="22"/>
          <w:szCs w:val="22"/>
        </w:rPr>
        <w:lastRenderedPageBreak/>
        <w:t xml:space="preserve">which are used </w:t>
      </w:r>
      <w:r w:rsidR="008E5D4D">
        <w:rPr>
          <w:rFonts w:ascii="Arial" w:hAnsi="Arial" w:cs="Arial"/>
          <w:color w:val="000000"/>
          <w:sz w:val="22"/>
          <w:szCs w:val="22"/>
        </w:rPr>
        <w:t>as index tables to</w:t>
      </w:r>
      <w:r w:rsidR="0054483A">
        <w:rPr>
          <w:rFonts w:ascii="Arial" w:hAnsi="Arial" w:cs="Arial"/>
          <w:color w:val="000000"/>
          <w:sz w:val="22"/>
          <w:szCs w:val="22"/>
        </w:rPr>
        <w:t xml:space="preserve"> track 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the </w:t>
      </w:r>
      <w:r w:rsidR="0054483A">
        <w:rPr>
          <w:rFonts w:ascii="Arial" w:hAnsi="Arial" w:cs="Arial"/>
          <w:color w:val="000000"/>
          <w:sz w:val="22"/>
          <w:szCs w:val="22"/>
        </w:rPr>
        <w:t>block number a</w:t>
      </w:r>
      <w:r w:rsidR="00E9731D">
        <w:rPr>
          <w:rFonts w:ascii="Arial" w:hAnsi="Arial" w:cs="Arial"/>
          <w:color w:val="000000"/>
          <w:sz w:val="22"/>
          <w:szCs w:val="22"/>
        </w:rPr>
        <w:t>n</w:t>
      </w:r>
      <w:r w:rsidR="0054483A">
        <w:rPr>
          <w:rFonts w:ascii="Arial" w:hAnsi="Arial" w:cs="Arial"/>
          <w:color w:val="000000"/>
          <w:sz w:val="22"/>
          <w:szCs w:val="22"/>
        </w:rPr>
        <w:t xml:space="preserve"> address or </w:t>
      </w:r>
      <w:r w:rsidR="00CD0130">
        <w:rPr>
          <w:rFonts w:ascii="Arial" w:hAnsi="Arial" w:cs="Arial"/>
          <w:color w:val="000000"/>
          <w:sz w:val="22"/>
          <w:szCs w:val="22"/>
        </w:rPr>
        <w:t>TXID</w:t>
      </w:r>
      <w:r w:rsidR="0054483A">
        <w:rPr>
          <w:rFonts w:ascii="Arial" w:hAnsi="Arial" w:cs="Arial"/>
          <w:color w:val="000000"/>
          <w:sz w:val="22"/>
          <w:szCs w:val="22"/>
        </w:rPr>
        <w:t xml:space="preserve"> </w:t>
      </w:r>
      <w:r w:rsidR="00577994">
        <w:rPr>
          <w:rFonts w:ascii="Arial" w:hAnsi="Arial" w:cs="Arial"/>
          <w:color w:val="000000"/>
          <w:sz w:val="22"/>
          <w:szCs w:val="22"/>
        </w:rPr>
        <w:t>can be found in</w:t>
      </w:r>
      <w:r w:rsidR="0054483A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A0C5D0B" w14:textId="77777777" w:rsidR="00A9783F" w:rsidRDefault="00A9783F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5799A51" w14:textId="555D0BC4" w:rsidR="00225B54" w:rsidRPr="00293FAF" w:rsidRDefault="0054483A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will be shown later, the</w:t>
      </w:r>
      <w:r w:rsidR="00577994">
        <w:rPr>
          <w:rFonts w:ascii="Arial" w:hAnsi="Arial" w:cs="Arial"/>
          <w:color w:val="000000"/>
          <w:sz w:val="22"/>
          <w:szCs w:val="22"/>
        </w:rPr>
        <w:t>se</w:t>
      </w:r>
      <w:r>
        <w:rPr>
          <w:rFonts w:ascii="Arial" w:hAnsi="Arial" w:cs="Arial"/>
          <w:color w:val="000000"/>
          <w:sz w:val="22"/>
          <w:szCs w:val="22"/>
        </w:rPr>
        <w:t xml:space="preserve"> reference tables </w:t>
      </w:r>
      <w:r w:rsidR="00577994">
        <w:rPr>
          <w:rFonts w:ascii="Arial" w:hAnsi="Arial" w:cs="Arial"/>
          <w:color w:val="000000"/>
          <w:sz w:val="22"/>
          <w:szCs w:val="22"/>
        </w:rPr>
        <w:t>are used to optimi</w:t>
      </w:r>
      <w:r w:rsidR="00622B8E">
        <w:rPr>
          <w:rFonts w:ascii="Arial" w:hAnsi="Arial" w:cs="Arial"/>
          <w:color w:val="000000"/>
          <w:sz w:val="22"/>
          <w:szCs w:val="22"/>
        </w:rPr>
        <w:t>z</w:t>
      </w:r>
      <w:r w:rsidR="00577994">
        <w:rPr>
          <w:rFonts w:ascii="Arial" w:hAnsi="Arial" w:cs="Arial"/>
          <w:color w:val="000000"/>
          <w:sz w:val="22"/>
          <w:szCs w:val="22"/>
        </w:rPr>
        <w:t>e lookups</w:t>
      </w:r>
      <w:r w:rsidR="00F71C2E">
        <w:rPr>
          <w:rFonts w:ascii="Arial" w:hAnsi="Arial" w:cs="Arial"/>
          <w:color w:val="000000"/>
          <w:sz w:val="22"/>
          <w:szCs w:val="22"/>
        </w:rPr>
        <w:t xml:space="preserve"> by address and </w:t>
      </w:r>
      <w:r w:rsidR="0099761F">
        <w:rPr>
          <w:rFonts w:ascii="Arial" w:hAnsi="Arial" w:cs="Arial"/>
          <w:color w:val="000000"/>
          <w:sz w:val="22"/>
          <w:szCs w:val="22"/>
        </w:rPr>
        <w:t>TXID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 performed against the mainDB by restricting the search space to a</w:t>
      </w:r>
      <w:r w:rsidR="00C50AB7">
        <w:rPr>
          <w:rFonts w:ascii="Arial" w:hAnsi="Arial" w:cs="Arial"/>
          <w:color w:val="000000"/>
          <w:sz w:val="22"/>
          <w:szCs w:val="22"/>
        </w:rPr>
        <w:t xml:space="preserve"> specific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 </w:t>
      </w:r>
      <w:r w:rsidR="00C50AB7">
        <w:rPr>
          <w:rFonts w:ascii="Arial" w:hAnsi="Arial" w:cs="Arial"/>
          <w:color w:val="000000"/>
          <w:sz w:val="22"/>
          <w:szCs w:val="22"/>
        </w:rPr>
        <w:t>block</w:t>
      </w:r>
      <w:r w:rsidR="00577994">
        <w:rPr>
          <w:rFonts w:ascii="Arial" w:hAnsi="Arial" w:cs="Arial"/>
          <w:color w:val="000000"/>
          <w:sz w:val="22"/>
          <w:szCs w:val="22"/>
        </w:rPr>
        <w:t xml:space="preserve"> number and partition value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065906">
        <w:rPr>
          <w:rFonts w:ascii="Arial" w:hAnsi="Arial" w:cs="Arial"/>
          <w:color w:val="000000"/>
          <w:sz w:val="22"/>
          <w:szCs w:val="22"/>
        </w:rPr>
        <w:t xml:space="preserve"> By knowing the partition number and height value, lookups on the mainDB tables </w:t>
      </w:r>
      <w:r w:rsidR="0049303F">
        <w:rPr>
          <w:rFonts w:ascii="Arial" w:hAnsi="Arial" w:cs="Arial"/>
          <w:color w:val="000000"/>
          <w:sz w:val="22"/>
          <w:szCs w:val="22"/>
        </w:rPr>
        <w:t xml:space="preserve">can be performed </w:t>
      </w:r>
      <w:r w:rsidR="00B614CC">
        <w:rPr>
          <w:rFonts w:ascii="Arial" w:hAnsi="Arial" w:cs="Arial"/>
          <w:color w:val="000000"/>
          <w:sz w:val="22"/>
          <w:szCs w:val="22"/>
        </w:rPr>
        <w:t xml:space="preserve">far </w:t>
      </w:r>
      <w:r w:rsidR="0049303F">
        <w:rPr>
          <w:rFonts w:ascii="Arial" w:hAnsi="Arial" w:cs="Arial"/>
          <w:color w:val="000000"/>
          <w:sz w:val="22"/>
          <w:szCs w:val="22"/>
        </w:rPr>
        <w:t>more</w:t>
      </w:r>
      <w:r w:rsidR="00065906">
        <w:rPr>
          <w:rFonts w:ascii="Arial" w:hAnsi="Arial" w:cs="Arial"/>
          <w:color w:val="000000"/>
          <w:sz w:val="22"/>
          <w:szCs w:val="22"/>
        </w:rPr>
        <w:t xml:space="preserve"> efficient</w:t>
      </w:r>
      <w:r w:rsidR="0049303F">
        <w:rPr>
          <w:rFonts w:ascii="Arial" w:hAnsi="Arial" w:cs="Arial"/>
          <w:color w:val="000000"/>
          <w:sz w:val="22"/>
          <w:szCs w:val="22"/>
        </w:rPr>
        <w:t>ly</w:t>
      </w:r>
      <w:r w:rsidR="00065906">
        <w:rPr>
          <w:rFonts w:ascii="Arial" w:hAnsi="Arial" w:cs="Arial"/>
          <w:color w:val="000000"/>
          <w:sz w:val="22"/>
          <w:szCs w:val="22"/>
        </w:rPr>
        <w:t>.</w:t>
      </w:r>
    </w:p>
    <w:p w14:paraId="0521F09E" w14:textId="77777777" w:rsidR="00225B54" w:rsidRDefault="00225B54" w:rsidP="00225B5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218930D" w14:textId="176E7760" w:rsidR="00225B54" w:rsidRPr="005C4943" w:rsidRDefault="00225B54" w:rsidP="005C4943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>mainDB</w:t>
      </w:r>
    </w:p>
    <w:p w14:paraId="03CE0F4D" w14:textId="77777777" w:rsidR="00225B54" w:rsidRPr="005C4943" w:rsidRDefault="00225B54" w:rsidP="00225B5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132DAB95" w14:textId="77777777" w:rsidR="00225B54" w:rsidRPr="005C4943" w:rsidRDefault="00225B54" w:rsidP="00225B5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5C4943">
        <w:rPr>
          <w:rFonts w:ascii="Arial" w:hAnsi="Arial" w:cs="Arial"/>
          <w:sz w:val="22"/>
          <w:szCs w:val="22"/>
        </w:rPr>
        <w:t xml:space="preserve">  Splayed Tables:</w:t>
      </w:r>
    </w:p>
    <w:p w14:paraId="5A1C3CD9" w14:textId="77777777" w:rsidR="00225B54" w:rsidRPr="005C4943" w:rsidRDefault="00225B54" w:rsidP="00225B54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0857379A" w14:textId="66AFB2E7" w:rsidR="00225B54" w:rsidRPr="005C4943" w:rsidRDefault="00225B54" w:rsidP="00225B54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blocks – </w:t>
      </w:r>
      <w:r w:rsidR="001930CC">
        <w:rPr>
          <w:rFonts w:ascii="Arial" w:hAnsi="Arial" w:cs="Arial"/>
          <w:color w:val="000000"/>
          <w:sz w:val="22"/>
          <w:szCs w:val="22"/>
        </w:rPr>
        <w:t>C</w:t>
      </w:r>
      <w:r w:rsidRPr="005C4943">
        <w:rPr>
          <w:rFonts w:ascii="Arial" w:hAnsi="Arial" w:cs="Arial"/>
          <w:color w:val="000000"/>
          <w:sz w:val="22"/>
          <w:szCs w:val="22"/>
        </w:rPr>
        <w:t>ontains meta information about a block</w:t>
      </w:r>
      <w:r w:rsidR="0087487F">
        <w:rPr>
          <w:rFonts w:ascii="Arial" w:hAnsi="Arial" w:cs="Arial"/>
          <w:color w:val="000000"/>
          <w:sz w:val="22"/>
          <w:szCs w:val="22"/>
        </w:rPr>
        <w:t xml:space="preserve"> such as the time it was mined,</w:t>
      </w:r>
      <w:r w:rsidR="002B5768">
        <w:rPr>
          <w:rFonts w:ascii="Arial" w:hAnsi="Arial" w:cs="Arial"/>
          <w:color w:val="000000"/>
          <w:sz w:val="22"/>
          <w:szCs w:val="22"/>
        </w:rPr>
        <w:t xml:space="preserve"> its size, the network difficulty</w:t>
      </w:r>
      <w:r w:rsidRPr="005C4943">
        <w:rPr>
          <w:rFonts w:ascii="Arial" w:hAnsi="Arial" w:cs="Arial"/>
          <w:color w:val="000000"/>
          <w:sz w:val="22"/>
          <w:szCs w:val="22"/>
        </w:rPr>
        <w:t>.  </w:t>
      </w:r>
    </w:p>
    <w:p w14:paraId="14FCB3D0" w14:textId="257FF9EB" w:rsidR="00225B54" w:rsidRPr="005C4943" w:rsidRDefault="00225B54" w:rsidP="00225B54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txInfo </w:t>
      </w:r>
      <w:r w:rsidR="00DD62FD" w:rsidRPr="005C4943">
        <w:rPr>
          <w:rFonts w:ascii="Arial" w:hAnsi="Arial" w:cs="Arial"/>
          <w:color w:val="000000"/>
          <w:sz w:val="22"/>
          <w:szCs w:val="22"/>
        </w:rPr>
        <w:t xml:space="preserve">- </w:t>
      </w:r>
      <w:r w:rsidR="001930CC">
        <w:rPr>
          <w:rFonts w:ascii="Arial" w:hAnsi="Arial" w:cs="Arial"/>
          <w:color w:val="000000"/>
          <w:sz w:val="22"/>
          <w:szCs w:val="22"/>
        </w:rPr>
        <w:t>C</w:t>
      </w:r>
      <w:r w:rsidR="00DD62FD" w:rsidRPr="005C4943">
        <w:rPr>
          <w:rFonts w:ascii="Arial" w:hAnsi="Arial" w:cs="Arial"/>
          <w:color w:val="000000"/>
          <w:sz w:val="22"/>
          <w:szCs w:val="22"/>
        </w:rPr>
        <w:t>ontains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meta information about the transactions within a block</w:t>
      </w:r>
    </w:p>
    <w:p w14:paraId="3D8AF420" w14:textId="52DD40B5" w:rsidR="00225B54" w:rsidRPr="005C4943" w:rsidRDefault="00225B54" w:rsidP="00225B54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txInputs </w:t>
      </w:r>
      <w:r w:rsidR="001930CC">
        <w:rPr>
          <w:rFonts w:ascii="Arial" w:hAnsi="Arial" w:cs="Arial"/>
          <w:color w:val="000000"/>
          <w:sz w:val="22"/>
          <w:szCs w:val="22"/>
        </w:rPr>
        <w:t>–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</w:t>
      </w:r>
      <w:r w:rsidR="001930CC">
        <w:rPr>
          <w:rFonts w:ascii="Arial" w:hAnsi="Arial" w:cs="Arial"/>
          <w:color w:val="000000"/>
          <w:sz w:val="22"/>
          <w:szCs w:val="22"/>
        </w:rPr>
        <w:t xml:space="preserve">Contains all </w:t>
      </w:r>
      <w:r w:rsidRPr="005C4943">
        <w:rPr>
          <w:rFonts w:ascii="Arial" w:hAnsi="Arial" w:cs="Arial"/>
          <w:color w:val="000000"/>
          <w:sz w:val="22"/>
          <w:szCs w:val="22"/>
        </w:rPr>
        <w:t>validated and spent Bitcoin transactions.</w:t>
      </w:r>
    </w:p>
    <w:p w14:paraId="16C446FF" w14:textId="4C827EF3" w:rsidR="00225B54" w:rsidRPr="005C4943" w:rsidRDefault="00225B54" w:rsidP="00225B54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txOuputs </w:t>
      </w:r>
      <w:r w:rsidR="001930CC">
        <w:rPr>
          <w:rFonts w:ascii="Arial" w:hAnsi="Arial" w:cs="Arial"/>
          <w:color w:val="000000"/>
          <w:sz w:val="22"/>
          <w:szCs w:val="22"/>
        </w:rPr>
        <w:t>–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</w:t>
      </w:r>
      <w:r w:rsidR="001930CC">
        <w:rPr>
          <w:rFonts w:ascii="Arial" w:hAnsi="Arial" w:cs="Arial"/>
          <w:color w:val="000000"/>
          <w:sz w:val="22"/>
          <w:szCs w:val="22"/>
        </w:rPr>
        <w:t xml:space="preserve">Contains all </w:t>
      </w:r>
      <w:r w:rsidRPr="005C4943">
        <w:rPr>
          <w:rFonts w:ascii="Arial" w:hAnsi="Arial" w:cs="Arial"/>
          <w:color w:val="000000"/>
          <w:sz w:val="22"/>
          <w:szCs w:val="22"/>
        </w:rPr>
        <w:t>transaction outputs to be spent as inputs in a sequential block.</w:t>
      </w:r>
    </w:p>
    <w:p w14:paraId="02E4502D" w14:textId="77777777" w:rsidR="00225B54" w:rsidRPr="005C4943" w:rsidRDefault="00225B54" w:rsidP="00225B5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E46FEB" w14:textId="77777777" w:rsidR="00225B54" w:rsidRPr="005C4943" w:rsidRDefault="00225B54" w:rsidP="00225B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  Flat File:</w:t>
      </w:r>
    </w:p>
    <w:p w14:paraId="55A64C3C" w14:textId="77777777" w:rsidR="00225B54" w:rsidRPr="005C4943" w:rsidRDefault="00225B54" w:rsidP="00225B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C77DAA" w14:textId="48FA3A07" w:rsidR="00225B54" w:rsidRPr="005C4943" w:rsidRDefault="00225B54" w:rsidP="00225B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      1.  </w:t>
      </w:r>
      <w:r w:rsidR="00D60272">
        <w:rPr>
          <w:rFonts w:ascii="Arial" w:hAnsi="Arial" w:cs="Arial"/>
          <w:color w:val="000000"/>
          <w:sz w:val="22"/>
          <w:szCs w:val="22"/>
        </w:rPr>
        <w:t>utxo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– keyed table used to store the list of unspent transactions</w:t>
      </w:r>
      <w:r w:rsidR="00E745EE">
        <w:rPr>
          <w:rFonts w:ascii="Arial" w:hAnsi="Arial" w:cs="Arial"/>
          <w:color w:val="000000"/>
          <w:sz w:val="22"/>
          <w:szCs w:val="22"/>
        </w:rPr>
        <w:t>.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6B2CD88B" w14:textId="77777777" w:rsidR="00225B54" w:rsidRPr="005C4943" w:rsidRDefault="00225B54" w:rsidP="00225B54">
      <w:pPr>
        <w:rPr>
          <w:rFonts w:ascii="Arial" w:hAnsi="Arial" w:cs="Arial"/>
        </w:rPr>
      </w:pPr>
    </w:p>
    <w:p w14:paraId="327C3B04" w14:textId="03E65986" w:rsidR="00225B54" w:rsidRPr="005C4943" w:rsidRDefault="00225B54" w:rsidP="005C4943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5C4943">
        <w:rPr>
          <w:rFonts w:ascii="Arial" w:hAnsi="Arial" w:cs="Arial"/>
        </w:rPr>
        <w:t>refDB</w:t>
      </w:r>
    </w:p>
    <w:p w14:paraId="62F0DF4B" w14:textId="77777777" w:rsidR="00225B54" w:rsidRPr="005C4943" w:rsidRDefault="00225B54" w:rsidP="00225B54">
      <w:pPr>
        <w:rPr>
          <w:rFonts w:ascii="Arial" w:hAnsi="Arial" w:cs="Arial"/>
        </w:rPr>
      </w:pPr>
    </w:p>
    <w:p w14:paraId="4DB32E17" w14:textId="18143A21" w:rsidR="00225B54" w:rsidRPr="005C4943" w:rsidRDefault="00225B54" w:rsidP="00225B54">
      <w:pPr>
        <w:rPr>
          <w:rFonts w:ascii="Arial" w:hAnsi="Arial" w:cs="Arial"/>
        </w:rPr>
      </w:pPr>
      <w:r w:rsidRPr="005C4943">
        <w:rPr>
          <w:rFonts w:ascii="Arial" w:hAnsi="Arial" w:cs="Arial"/>
        </w:rPr>
        <w:t xml:space="preserve"> Splayed Tables:</w:t>
      </w:r>
    </w:p>
    <w:p w14:paraId="6DFC0D22" w14:textId="77777777" w:rsidR="00225B54" w:rsidRPr="005C4943" w:rsidRDefault="00225B54" w:rsidP="00225B54">
      <w:pPr>
        <w:rPr>
          <w:rFonts w:ascii="Arial" w:hAnsi="Arial" w:cs="Arial"/>
        </w:rPr>
      </w:pPr>
    </w:p>
    <w:p w14:paraId="7990B6F3" w14:textId="5D0BEF47" w:rsidR="00225B54" w:rsidRPr="005C4943" w:rsidRDefault="00225B54" w:rsidP="00225B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      1. addressLookup - Table used to store address</w:t>
      </w:r>
      <w:r w:rsidR="005A2FAF">
        <w:rPr>
          <w:rFonts w:ascii="Arial" w:hAnsi="Arial" w:cs="Arial"/>
          <w:color w:val="000000"/>
          <w:sz w:val="22"/>
          <w:szCs w:val="22"/>
        </w:rPr>
        <w:t xml:space="preserve">, </w:t>
      </w:r>
      <w:r w:rsidRPr="005C4943">
        <w:rPr>
          <w:rFonts w:ascii="Arial" w:hAnsi="Arial" w:cs="Arial"/>
          <w:color w:val="000000"/>
          <w:sz w:val="22"/>
          <w:szCs w:val="22"/>
        </w:rPr>
        <w:t>height</w:t>
      </w:r>
      <w:r w:rsidR="005A2FAF">
        <w:rPr>
          <w:rFonts w:ascii="Arial" w:hAnsi="Arial" w:cs="Arial"/>
          <w:color w:val="000000"/>
          <w:sz w:val="22"/>
          <w:szCs w:val="22"/>
        </w:rPr>
        <w:t xml:space="preserve"> and partition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information.</w:t>
      </w:r>
    </w:p>
    <w:p w14:paraId="3FC7942B" w14:textId="2D45FEF0" w:rsidR="00225B54" w:rsidRDefault="00225B54" w:rsidP="00225B5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C4943">
        <w:rPr>
          <w:rFonts w:ascii="Arial" w:hAnsi="Arial" w:cs="Arial"/>
          <w:color w:val="000000"/>
          <w:sz w:val="22"/>
          <w:szCs w:val="22"/>
        </w:rPr>
        <w:t xml:space="preserve">2. txidLookup – Table use to store </w:t>
      </w:r>
      <w:r w:rsidR="007F5B22">
        <w:rPr>
          <w:rFonts w:ascii="Arial" w:hAnsi="Arial" w:cs="Arial"/>
          <w:color w:val="000000"/>
          <w:sz w:val="22"/>
          <w:szCs w:val="22"/>
        </w:rPr>
        <w:t>TXID</w:t>
      </w:r>
      <w:r w:rsidR="005A2FAF">
        <w:rPr>
          <w:rFonts w:ascii="Arial" w:hAnsi="Arial" w:cs="Arial"/>
          <w:color w:val="000000"/>
          <w:sz w:val="22"/>
          <w:szCs w:val="22"/>
        </w:rPr>
        <w:t>,</w:t>
      </w:r>
      <w:r w:rsidR="000D5C94">
        <w:rPr>
          <w:rFonts w:ascii="Arial" w:hAnsi="Arial" w:cs="Arial"/>
          <w:color w:val="000000"/>
          <w:sz w:val="22"/>
          <w:szCs w:val="22"/>
        </w:rPr>
        <w:t xml:space="preserve"> </w:t>
      </w:r>
      <w:r w:rsidRPr="005C4943">
        <w:rPr>
          <w:rFonts w:ascii="Arial" w:hAnsi="Arial" w:cs="Arial"/>
          <w:color w:val="000000"/>
          <w:sz w:val="22"/>
          <w:szCs w:val="22"/>
        </w:rPr>
        <w:t>height</w:t>
      </w:r>
      <w:r w:rsidR="005A2FAF">
        <w:rPr>
          <w:rFonts w:ascii="Arial" w:hAnsi="Arial" w:cs="Arial"/>
          <w:color w:val="000000"/>
          <w:sz w:val="22"/>
          <w:szCs w:val="22"/>
        </w:rPr>
        <w:t xml:space="preserve"> and partition</w:t>
      </w:r>
      <w:r w:rsidRPr="005C4943">
        <w:rPr>
          <w:rFonts w:ascii="Arial" w:hAnsi="Arial" w:cs="Arial"/>
          <w:color w:val="000000"/>
          <w:sz w:val="22"/>
          <w:szCs w:val="22"/>
        </w:rPr>
        <w:t xml:space="preserve"> information.</w:t>
      </w:r>
    </w:p>
    <w:p w14:paraId="03B02172" w14:textId="45EEDEE6" w:rsidR="00170714" w:rsidRDefault="00170714" w:rsidP="00225B5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EA0A92" w14:textId="58DF470F" w:rsidR="00B31AA8" w:rsidRPr="005C4943" w:rsidRDefault="00B31AA8" w:rsidP="00225B54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 w:rsidR="00E43165">
        <w:rPr>
          <w:rFonts w:ascii="Arial" w:hAnsi="Arial" w:cs="Arial"/>
          <w:color w:val="000000"/>
          <w:sz w:val="22"/>
          <w:szCs w:val="22"/>
        </w:rPr>
        <w:t>schema</w:t>
      </w:r>
      <w:r w:rsidR="00516477">
        <w:rPr>
          <w:rFonts w:ascii="Arial" w:hAnsi="Arial" w:cs="Arial"/>
          <w:color w:val="000000"/>
          <w:sz w:val="22"/>
          <w:szCs w:val="22"/>
        </w:rPr>
        <w:t xml:space="preserve"> definitions</w:t>
      </w:r>
      <w:r w:rsidR="00E43165">
        <w:rPr>
          <w:rFonts w:ascii="Arial" w:hAnsi="Arial" w:cs="Arial"/>
          <w:color w:val="000000"/>
          <w:sz w:val="22"/>
          <w:szCs w:val="22"/>
        </w:rPr>
        <w:t xml:space="preserve"> for each of these tables can be found on Github within the </w:t>
      </w:r>
      <w:hyperlink r:id="rId49" w:history="1">
        <w:r w:rsidR="00E43165" w:rsidRPr="00E43165">
          <w:rPr>
            <w:rStyle w:val="Hyperlink"/>
            <w:rFonts w:ascii="Arial" w:hAnsi="Arial" w:cs="Arial"/>
            <w:sz w:val="22"/>
            <w:szCs w:val="22"/>
          </w:rPr>
          <w:t>tbls</w:t>
        </w:r>
      </w:hyperlink>
      <w:r w:rsidR="00E43165">
        <w:rPr>
          <w:rFonts w:ascii="Arial" w:hAnsi="Arial" w:cs="Arial"/>
          <w:color w:val="000000"/>
          <w:sz w:val="22"/>
          <w:szCs w:val="22"/>
        </w:rPr>
        <w:t xml:space="preserve"> folder.</w:t>
      </w:r>
    </w:p>
    <w:p w14:paraId="14DB3FA7" w14:textId="77777777" w:rsidR="00225B54" w:rsidRDefault="00225B54" w:rsidP="00225B54">
      <w:pPr>
        <w:rPr>
          <w:rFonts w:ascii="Times New Roman" w:hAnsi="Times New Roman" w:cs="Times New Roman"/>
          <w:sz w:val="24"/>
          <w:szCs w:val="24"/>
        </w:rPr>
      </w:pPr>
    </w:p>
    <w:p w14:paraId="3A25A742" w14:textId="77777777" w:rsidR="00225B54" w:rsidRPr="00372C7C" w:rsidRDefault="00225B54" w:rsidP="00225B54">
      <w:pPr>
        <w:pStyle w:val="Heading2"/>
        <w:rPr>
          <w:rFonts w:asciiTheme="minorHAnsi" w:hAnsiTheme="minorHAnsi" w:cstheme="minorHAnsi"/>
          <w:sz w:val="24"/>
        </w:rPr>
      </w:pPr>
      <w:bookmarkStart w:id="44" w:name="_Toc531609500"/>
      <w:r>
        <w:rPr>
          <w:rFonts w:asciiTheme="minorHAnsi" w:hAnsiTheme="minorHAnsi" w:cstheme="minorHAnsi"/>
          <w:sz w:val="24"/>
        </w:rPr>
        <w:t>Partitioning</w:t>
      </w:r>
      <w:bookmarkEnd w:id="44"/>
      <w:r>
        <w:rPr>
          <w:rFonts w:asciiTheme="minorHAnsi" w:hAnsiTheme="minorHAnsi" w:cstheme="minorHAnsi"/>
          <w:sz w:val="24"/>
        </w:rPr>
        <w:t xml:space="preserve"> </w:t>
      </w:r>
    </w:p>
    <w:p w14:paraId="518E74A7" w14:textId="2711F9C8" w:rsidR="00225B54" w:rsidRDefault="00225B54" w:rsidP="00225B54">
      <w:pPr>
        <w:rPr>
          <w:rFonts w:ascii="Times New Roman" w:hAnsi="Times New Roman" w:cs="Times New Roman"/>
          <w:sz w:val="24"/>
          <w:szCs w:val="24"/>
        </w:rPr>
      </w:pPr>
    </w:p>
    <w:p w14:paraId="77A830A4" w14:textId="6D99321F" w:rsidR="006D372E" w:rsidRPr="00B72810" w:rsidRDefault="006D372E" w:rsidP="00225B54">
      <w:pPr>
        <w:rPr>
          <w:rFonts w:ascii="Times New Roman" w:hAnsi="Times New Roman" w:cs="Times New Roman"/>
        </w:rPr>
      </w:pPr>
      <w:r w:rsidRPr="00B72810">
        <w:rPr>
          <w:rFonts w:ascii="Arial" w:hAnsi="Arial" w:cs="Arial"/>
        </w:rPr>
        <w:t>All splayed tables mentioned above were further partitioned by using a common column to group data</w:t>
      </w:r>
      <w:r w:rsidR="00B72810" w:rsidRPr="00B72810">
        <w:rPr>
          <w:rFonts w:ascii="Arial" w:hAnsi="Arial" w:cs="Arial"/>
        </w:rPr>
        <w:t xml:space="preserve"> together</w:t>
      </w:r>
      <w:r w:rsidR="00C9327B">
        <w:rPr>
          <w:rFonts w:ascii="Arial" w:hAnsi="Arial" w:cs="Arial"/>
        </w:rPr>
        <w:t>.</w:t>
      </w:r>
      <w:r w:rsidRPr="00B72810">
        <w:rPr>
          <w:rFonts w:ascii="Arial" w:hAnsi="Arial" w:cs="Arial"/>
        </w:rPr>
        <w:t xml:space="preserve"> </w:t>
      </w:r>
      <w:r w:rsidR="00C9327B">
        <w:rPr>
          <w:rFonts w:ascii="Arial" w:hAnsi="Arial" w:cs="Arial"/>
        </w:rPr>
        <w:t>S</w:t>
      </w:r>
      <w:r w:rsidRPr="00B72810">
        <w:rPr>
          <w:rFonts w:ascii="Arial" w:hAnsi="Arial" w:cs="Arial"/>
        </w:rPr>
        <w:t xml:space="preserve">uch </w:t>
      </w:r>
      <w:hyperlink r:id="rId50" w:anchor="143-partitioned-tables" w:history="1">
        <w:r w:rsidRPr="00B72810">
          <w:rPr>
            <w:rStyle w:val="Hyperlink"/>
            <w:rFonts w:ascii="Arial" w:hAnsi="Arial" w:cs="Arial"/>
          </w:rPr>
          <w:t>partitioned table</w:t>
        </w:r>
      </w:hyperlink>
      <w:r w:rsidRPr="00B72810">
        <w:rPr>
          <w:rFonts w:ascii="Arial" w:hAnsi="Arial" w:cs="Arial"/>
        </w:rPr>
        <w:t xml:space="preserve"> structures help </w:t>
      </w:r>
      <w:r w:rsidR="00B72810" w:rsidRPr="00B72810">
        <w:rPr>
          <w:rFonts w:ascii="Arial" w:hAnsi="Arial" w:cs="Arial"/>
        </w:rPr>
        <w:t>to more easily manage large datasets</w:t>
      </w:r>
      <w:r w:rsidR="00AA3EA1">
        <w:rPr>
          <w:rFonts w:ascii="Arial" w:hAnsi="Arial" w:cs="Arial"/>
        </w:rPr>
        <w:t xml:space="preserve"> and enable query optimiz</w:t>
      </w:r>
      <w:r w:rsidR="00B72810" w:rsidRPr="00B72810">
        <w:rPr>
          <w:rFonts w:ascii="Arial" w:hAnsi="Arial" w:cs="Arial"/>
        </w:rPr>
        <w:t xml:space="preserve">ation. For more information on the benefits of partitioned databases, see </w:t>
      </w:r>
      <w:bookmarkStart w:id="45" w:name="_Hlk529907750"/>
      <w:r w:rsidR="00B72810" w:rsidRPr="00B72810">
        <w:rPr>
          <w:rFonts w:ascii="Arial" w:hAnsi="Arial" w:cs="Arial"/>
        </w:rPr>
        <w:t xml:space="preserve">whitepaper </w:t>
      </w:r>
      <w:hyperlink r:id="rId51" w:history="1">
        <w:r w:rsidR="00B72810" w:rsidRPr="00B72810">
          <w:rPr>
            <w:rStyle w:val="Hyperlink"/>
            <w:rFonts w:ascii="Arial" w:hAnsi="Arial" w:cs="Arial"/>
          </w:rPr>
          <w:t>Columnar Database and Query Optimi</w:t>
        </w:r>
        <w:r w:rsidR="009C742B">
          <w:rPr>
            <w:rStyle w:val="Hyperlink"/>
            <w:rFonts w:ascii="Arial" w:hAnsi="Arial" w:cs="Arial"/>
          </w:rPr>
          <w:t>z</w:t>
        </w:r>
        <w:r w:rsidR="00B72810" w:rsidRPr="00B72810">
          <w:rPr>
            <w:rStyle w:val="Hyperlink"/>
            <w:rFonts w:ascii="Arial" w:hAnsi="Arial" w:cs="Arial"/>
          </w:rPr>
          <w:t>ation</w:t>
        </w:r>
      </w:hyperlink>
      <w:bookmarkEnd w:id="45"/>
      <w:r w:rsidR="00B72810" w:rsidRPr="00B72810">
        <w:rPr>
          <w:rFonts w:ascii="Times New Roman" w:hAnsi="Times New Roman" w:cs="Times New Roman"/>
        </w:rPr>
        <w:t>.</w:t>
      </w:r>
    </w:p>
    <w:p w14:paraId="769A4A02" w14:textId="44FFD984" w:rsidR="006D372E" w:rsidRPr="006D372E" w:rsidRDefault="006D372E" w:rsidP="00225B54">
      <w:pPr>
        <w:rPr>
          <w:rFonts w:ascii="Arial" w:hAnsi="Arial" w:cs="Arial"/>
          <w:sz w:val="24"/>
          <w:szCs w:val="24"/>
        </w:rPr>
      </w:pPr>
    </w:p>
    <w:p w14:paraId="171CCC8D" w14:textId="4D095912" w:rsidR="00FE6638" w:rsidRDefault="00FE6638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For the mainDB, each table contains a common column named height corresponding to the height of the block the data was </w:t>
      </w:r>
      <w:r w:rsidR="00E069A0">
        <w:rPr>
          <w:rFonts w:ascii="Arial" w:hAnsi="Arial" w:cs="Arial"/>
          <w:color w:val="000000"/>
        </w:rPr>
        <w:t>extracted from</w:t>
      </w:r>
      <w:r w:rsidR="001B32E4">
        <w:rPr>
          <w:rFonts w:ascii="Arial" w:hAnsi="Arial" w:cs="Arial"/>
          <w:color w:val="000000"/>
        </w:rPr>
        <w:t>. This height value</w:t>
      </w:r>
      <w:r w:rsidR="00F11B62">
        <w:rPr>
          <w:rFonts w:ascii="Arial" w:hAnsi="Arial" w:cs="Arial"/>
          <w:color w:val="000000"/>
        </w:rPr>
        <w:t xml:space="preserve"> is</w:t>
      </w:r>
      <w:r w:rsidR="001B32E4">
        <w:rPr>
          <w:rFonts w:ascii="Arial" w:hAnsi="Arial" w:cs="Arial"/>
          <w:color w:val="000000"/>
        </w:rPr>
        <w:t xml:space="preserve"> used to de</w:t>
      </w:r>
      <w:r w:rsidR="00E069A0">
        <w:rPr>
          <w:rFonts w:ascii="Arial" w:hAnsi="Arial" w:cs="Arial"/>
          <w:color w:val="000000"/>
        </w:rPr>
        <w:t>termine</w:t>
      </w:r>
      <w:r w:rsidR="001B32E4">
        <w:rPr>
          <w:rFonts w:ascii="Arial" w:hAnsi="Arial" w:cs="Arial"/>
          <w:color w:val="000000"/>
        </w:rPr>
        <w:t xml:space="preserve"> which partition a given </w:t>
      </w:r>
      <w:r w:rsidR="00A931B0">
        <w:rPr>
          <w:rFonts w:ascii="Arial" w:hAnsi="Arial" w:cs="Arial"/>
          <w:color w:val="000000"/>
        </w:rPr>
        <w:t>set of rows within each table</w:t>
      </w:r>
      <w:r w:rsidR="001B32E4">
        <w:rPr>
          <w:rFonts w:ascii="Arial" w:hAnsi="Arial" w:cs="Arial"/>
          <w:color w:val="000000"/>
        </w:rPr>
        <w:t xml:space="preserve"> </w:t>
      </w:r>
      <w:r w:rsidR="00F11B62">
        <w:rPr>
          <w:rFonts w:ascii="Arial" w:hAnsi="Arial" w:cs="Arial"/>
          <w:color w:val="000000"/>
        </w:rPr>
        <w:t>should</w:t>
      </w:r>
      <w:r w:rsidR="001B32E4">
        <w:rPr>
          <w:rFonts w:ascii="Arial" w:hAnsi="Arial" w:cs="Arial"/>
          <w:color w:val="000000"/>
        </w:rPr>
        <w:t xml:space="preserve"> be stored </w:t>
      </w:r>
      <w:r w:rsidR="00F11B62">
        <w:rPr>
          <w:rFonts w:ascii="Arial" w:hAnsi="Arial" w:cs="Arial"/>
          <w:color w:val="000000"/>
        </w:rPr>
        <w:t>in</w:t>
      </w:r>
      <w:r w:rsidR="001B32E4">
        <w:rPr>
          <w:rFonts w:ascii="Arial" w:hAnsi="Arial" w:cs="Arial"/>
          <w:color w:val="000000"/>
        </w:rPr>
        <w:t>.</w:t>
      </w:r>
    </w:p>
    <w:p w14:paraId="3963B531" w14:textId="77777777" w:rsidR="001B32E4" w:rsidRDefault="001B32E4" w:rsidP="00225B54">
      <w:pPr>
        <w:rPr>
          <w:rFonts w:ascii="Times New Roman" w:hAnsi="Times New Roman" w:cs="Times New Roman"/>
          <w:sz w:val="24"/>
          <w:szCs w:val="24"/>
        </w:rPr>
      </w:pPr>
    </w:p>
    <w:p w14:paraId="0DCDB243" w14:textId="4113CE43" w:rsidR="00BB7CA3" w:rsidRDefault="00225B54" w:rsidP="00225B54">
      <w:pPr>
        <w:rPr>
          <w:rFonts w:ascii="Arial" w:hAnsi="Arial" w:cs="Arial"/>
        </w:rPr>
      </w:pPr>
      <w:r w:rsidRPr="008C5F5B">
        <w:rPr>
          <w:rFonts w:ascii="Arial" w:hAnsi="Arial" w:cs="Arial"/>
        </w:rPr>
        <w:t>It was decided to partitio</w:t>
      </w:r>
      <w:r w:rsidR="00A931B0">
        <w:rPr>
          <w:rFonts w:ascii="Arial" w:hAnsi="Arial" w:cs="Arial"/>
        </w:rPr>
        <w:t>n the tables by integer values,</w:t>
      </w:r>
      <w:r w:rsidRPr="008C5F5B">
        <w:rPr>
          <w:rFonts w:ascii="Arial" w:hAnsi="Arial" w:cs="Arial"/>
        </w:rPr>
        <w:t xml:space="preserve"> such that each partition contained an equal number of</w:t>
      </w:r>
      <w:r w:rsidR="00A931B0">
        <w:rPr>
          <w:rFonts w:ascii="Arial" w:hAnsi="Arial" w:cs="Arial"/>
        </w:rPr>
        <w:t xml:space="preserve"> consecutive</w:t>
      </w:r>
      <w:r w:rsidRPr="008C5F5B">
        <w:rPr>
          <w:rFonts w:ascii="Arial" w:hAnsi="Arial" w:cs="Arial"/>
        </w:rPr>
        <w:t xml:space="preserve"> block</w:t>
      </w:r>
      <w:r w:rsidR="00465CB7">
        <w:rPr>
          <w:rFonts w:ascii="Arial" w:hAnsi="Arial" w:cs="Arial"/>
        </w:rPr>
        <w:t>s</w:t>
      </w:r>
      <w:r w:rsidRPr="008C5F5B">
        <w:rPr>
          <w:rFonts w:ascii="Arial" w:hAnsi="Arial" w:cs="Arial"/>
        </w:rPr>
        <w:t xml:space="preserve"> for simplicity.</w:t>
      </w:r>
      <w:r>
        <w:rPr>
          <w:rFonts w:ascii="Arial" w:hAnsi="Arial" w:cs="Arial"/>
        </w:rPr>
        <w:t xml:space="preserve"> A total block count of 1000 was chosen arbitrarily for each partition, with the partition</w:t>
      </w:r>
      <w:r w:rsidR="00B801BD">
        <w:rPr>
          <w:rFonts w:ascii="Arial" w:hAnsi="Arial" w:cs="Arial"/>
        </w:rPr>
        <w:t xml:space="preserve"> integer value being</w:t>
      </w:r>
      <w:r>
        <w:rPr>
          <w:rFonts w:ascii="Arial" w:hAnsi="Arial" w:cs="Arial"/>
        </w:rPr>
        <w:t xml:space="preserve"> derived</w:t>
      </w:r>
      <w:r w:rsidR="00A931B0">
        <w:rPr>
          <w:rFonts w:ascii="Arial" w:hAnsi="Arial" w:cs="Arial"/>
        </w:rPr>
        <w:t xml:space="preserve"> from the row height</w:t>
      </w:r>
      <w:r>
        <w:rPr>
          <w:rFonts w:ascii="Arial" w:hAnsi="Arial" w:cs="Arial"/>
        </w:rPr>
        <w:t xml:space="preserve"> using the following f</w:t>
      </w:r>
      <w:r w:rsidR="00BB7CA3">
        <w:rPr>
          <w:rFonts w:ascii="Arial" w:hAnsi="Arial" w:cs="Arial"/>
        </w:rPr>
        <w:t>unction</w:t>
      </w:r>
      <w:r>
        <w:rPr>
          <w:rFonts w:ascii="Arial" w:hAnsi="Arial" w:cs="Arial"/>
        </w:rPr>
        <w:t>.</w:t>
      </w:r>
    </w:p>
    <w:p w14:paraId="2B7D3AEE" w14:textId="77777777" w:rsidR="007C09ED" w:rsidRDefault="007C09ED" w:rsidP="00225B54">
      <w:pPr>
        <w:rPr>
          <w:rFonts w:ascii="Arial" w:hAnsi="Arial" w:cs="Arial"/>
        </w:rPr>
      </w:pPr>
    </w:p>
    <w:bookmarkStart w:id="46" w:name="_MON_1602443312"/>
    <w:bookmarkEnd w:id="46"/>
    <w:p w14:paraId="33A8E4A1" w14:textId="335092B6" w:rsidR="00225B54" w:rsidRDefault="00510B90" w:rsidP="00225B54">
      <w:pPr>
        <w:rPr>
          <w:rFonts w:ascii="Arial" w:hAnsi="Arial" w:cs="Arial"/>
        </w:rPr>
      </w:pPr>
      <w:r>
        <w:rPr>
          <w:rFonts w:ascii="Arial" w:hAnsi="Arial" w:cs="Arial"/>
        </w:rPr>
        <w:object w:dxaOrig="9026" w:dyaOrig="880" w14:anchorId="498158D8">
          <v:shape id="_x0000_i1032" type="#_x0000_t75" style="width:451.5pt;height:44.25pt" o:ole="">
            <v:imagedata r:id="rId52" o:title=""/>
          </v:shape>
          <o:OLEObject Type="Embed" ProgID="Word.OpenDocumentText.12" ShapeID="_x0000_i1032" DrawAspect="Content" ObjectID="_1605370973" r:id="rId53"/>
        </w:object>
      </w:r>
    </w:p>
    <w:p w14:paraId="2A82234D" w14:textId="53E6D222" w:rsidR="0071403A" w:rsidRDefault="00424577" w:rsidP="0071403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</w:t>
      </w:r>
      <w:r w:rsidR="0071403A">
        <w:rPr>
          <w:rFonts w:ascii="Arial" w:hAnsi="Arial" w:cs="Arial"/>
        </w:rPr>
        <w:t>ere</w:t>
      </w:r>
      <w:r w:rsidR="00A931B0">
        <w:rPr>
          <w:rFonts w:ascii="Arial" w:hAnsi="Arial" w:cs="Arial"/>
        </w:rPr>
        <w:t xml:space="preserve"> the</w:t>
      </w:r>
      <w:r w:rsidR="0071403A">
        <w:rPr>
          <w:rFonts w:ascii="Arial" w:hAnsi="Arial" w:cs="Arial"/>
        </w:rPr>
        <w:t xml:space="preserve"> Width</w:t>
      </w:r>
      <w:r w:rsidR="00A931B0">
        <w:rPr>
          <w:rFonts w:ascii="Arial" w:hAnsi="Arial" w:cs="Arial"/>
        </w:rPr>
        <w:t xml:space="preserve"> value in the formula above</w:t>
      </w:r>
      <w:r w:rsidR="0071403A">
        <w:rPr>
          <w:rFonts w:ascii="Arial" w:hAnsi="Arial" w:cs="Arial"/>
        </w:rPr>
        <w:t xml:space="preserve"> corresponds to 100</w:t>
      </w:r>
      <w:r w:rsidR="002E3B7D">
        <w:rPr>
          <w:rFonts w:ascii="Arial" w:hAnsi="Arial" w:cs="Arial"/>
        </w:rPr>
        <w:t>0</w:t>
      </w:r>
      <w:r w:rsidR="0071403A">
        <w:rPr>
          <w:rFonts w:ascii="Arial" w:hAnsi="Arial" w:cs="Arial"/>
        </w:rPr>
        <w:t>.</w:t>
      </w:r>
      <w:r w:rsidR="0071403A" w:rsidRPr="008C5F5B">
        <w:rPr>
          <w:rFonts w:ascii="Arial" w:hAnsi="Arial" w:cs="Arial"/>
        </w:rPr>
        <w:t xml:space="preserve"> </w:t>
      </w:r>
    </w:p>
    <w:p w14:paraId="5643BE37" w14:textId="7DE25691" w:rsidR="00A931B0" w:rsidRDefault="00225B54" w:rsidP="00225B54">
      <w:pPr>
        <w:rPr>
          <w:rFonts w:ascii="Arial" w:hAnsi="Arial" w:cs="Arial"/>
        </w:rPr>
      </w:pPr>
      <w:r>
        <w:rPr>
          <w:rFonts w:ascii="Arial" w:hAnsi="Arial" w:cs="Arial"/>
        </w:rPr>
        <w:t>Using this formula, partition directory “1” would contain</w:t>
      </w:r>
      <w:r w:rsidR="00BB7CA3">
        <w:rPr>
          <w:rFonts w:ascii="Arial" w:hAnsi="Arial" w:cs="Arial"/>
        </w:rPr>
        <w:t xml:space="preserve"> </w:t>
      </w:r>
      <w:r w:rsidR="00A931B0">
        <w:rPr>
          <w:rFonts w:ascii="Arial" w:hAnsi="Arial" w:cs="Arial"/>
        </w:rPr>
        <w:t xml:space="preserve">all </w:t>
      </w:r>
      <w:r w:rsidR="00BB7CA3">
        <w:rPr>
          <w:rFonts w:ascii="Arial" w:hAnsi="Arial" w:cs="Arial"/>
        </w:rPr>
        <w:t>table</w:t>
      </w:r>
      <w:r w:rsidR="00FA602B">
        <w:rPr>
          <w:rFonts w:ascii="Arial" w:hAnsi="Arial" w:cs="Arial"/>
        </w:rPr>
        <w:t>s w</w:t>
      </w:r>
      <w:r w:rsidR="00685AB8">
        <w:rPr>
          <w:rFonts w:ascii="Arial" w:hAnsi="Arial" w:cs="Arial"/>
        </w:rPr>
        <w:t>hose</w:t>
      </w:r>
      <w:r w:rsidR="00FA602B">
        <w:rPr>
          <w:rFonts w:ascii="Arial" w:hAnsi="Arial" w:cs="Arial"/>
        </w:rPr>
        <w:t xml:space="preserve"> rows</w:t>
      </w:r>
      <w:r w:rsidR="00685AB8">
        <w:rPr>
          <w:rFonts w:ascii="Arial" w:hAnsi="Arial" w:cs="Arial"/>
        </w:rPr>
        <w:t xml:space="preserve"> contain height column values</w:t>
      </w:r>
      <w:r w:rsidR="00BB7CA3">
        <w:rPr>
          <w:rFonts w:ascii="Arial" w:hAnsi="Arial" w:cs="Arial"/>
        </w:rPr>
        <w:t xml:space="preserve"> </w:t>
      </w:r>
      <w:r w:rsidR="00FA602B">
        <w:rPr>
          <w:rFonts w:ascii="Arial" w:hAnsi="Arial" w:cs="Arial"/>
        </w:rPr>
        <w:t>ranging in</w:t>
      </w:r>
      <w:r>
        <w:rPr>
          <w:rFonts w:ascii="Arial" w:hAnsi="Arial" w:cs="Arial"/>
        </w:rPr>
        <w:t xml:space="preserve"> height</w:t>
      </w:r>
      <w:r w:rsidR="00BB7CA3">
        <w:rPr>
          <w:rFonts w:ascii="Arial" w:hAnsi="Arial" w:cs="Arial"/>
        </w:rPr>
        <w:t xml:space="preserve"> values</w:t>
      </w:r>
      <w:r>
        <w:rPr>
          <w:rFonts w:ascii="Arial" w:hAnsi="Arial" w:cs="Arial"/>
        </w:rPr>
        <w:t xml:space="preserve"> from 0 to 99</w:t>
      </w:r>
      <w:r w:rsidR="00BD4B99">
        <w:rPr>
          <w:rFonts w:ascii="Arial" w:hAnsi="Arial" w:cs="Arial"/>
        </w:rPr>
        <w:t>9</w:t>
      </w:r>
      <w:r>
        <w:rPr>
          <w:rFonts w:ascii="Arial" w:hAnsi="Arial" w:cs="Arial"/>
        </w:rPr>
        <w:t>, and partition “2” would contain</w:t>
      </w:r>
      <w:r w:rsidR="00A931B0">
        <w:rPr>
          <w:rFonts w:ascii="Arial" w:hAnsi="Arial" w:cs="Arial"/>
        </w:rPr>
        <w:t xml:space="preserve"> all</w:t>
      </w:r>
      <w:r w:rsidR="00FA602B">
        <w:rPr>
          <w:rFonts w:ascii="Arial" w:hAnsi="Arial" w:cs="Arial"/>
        </w:rPr>
        <w:t xml:space="preserve"> </w:t>
      </w:r>
      <w:r w:rsidR="00A931B0">
        <w:rPr>
          <w:rFonts w:ascii="Arial" w:hAnsi="Arial" w:cs="Arial"/>
        </w:rPr>
        <w:t xml:space="preserve">rows </w:t>
      </w:r>
      <w:r w:rsidR="00685AB8">
        <w:rPr>
          <w:rFonts w:ascii="Arial" w:hAnsi="Arial" w:cs="Arial"/>
        </w:rPr>
        <w:t>with height values ranging from</w:t>
      </w:r>
      <w:r>
        <w:rPr>
          <w:rFonts w:ascii="Arial" w:hAnsi="Arial" w:cs="Arial"/>
        </w:rPr>
        <w:t xml:space="preserve"> 100</w:t>
      </w:r>
      <w:r w:rsidR="00BD4B99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to 1</w:t>
      </w:r>
      <w:r w:rsidR="00BD4B99">
        <w:rPr>
          <w:rFonts w:ascii="Arial" w:hAnsi="Arial" w:cs="Arial"/>
        </w:rPr>
        <w:t>9</w:t>
      </w:r>
      <w:r>
        <w:rPr>
          <w:rFonts w:ascii="Arial" w:hAnsi="Arial" w:cs="Arial"/>
        </w:rPr>
        <w:t>99</w:t>
      </w:r>
      <w:r w:rsidR="0013206E">
        <w:rPr>
          <w:rFonts w:ascii="Arial" w:hAnsi="Arial" w:cs="Arial"/>
        </w:rPr>
        <w:t>, and so on</w:t>
      </w:r>
      <w:r>
        <w:rPr>
          <w:rFonts w:ascii="Arial" w:hAnsi="Arial" w:cs="Arial"/>
        </w:rPr>
        <w:t xml:space="preserve">. </w:t>
      </w:r>
    </w:p>
    <w:p w14:paraId="17D4C380" w14:textId="77777777" w:rsidR="00A931B0" w:rsidRDefault="00A931B0" w:rsidP="00225B54">
      <w:pPr>
        <w:rPr>
          <w:rFonts w:ascii="Arial" w:hAnsi="Arial" w:cs="Arial"/>
        </w:rPr>
      </w:pPr>
    </w:p>
    <w:p w14:paraId="7157C5B5" w14:textId="6A892BB1" w:rsidR="00225B54" w:rsidRDefault="00225B54" w:rsidP="00225B54">
      <w:pPr>
        <w:rPr>
          <w:rFonts w:ascii="Arial" w:hAnsi="Arial" w:cs="Arial"/>
        </w:rPr>
      </w:pPr>
      <w:r w:rsidRPr="008C5F5B">
        <w:rPr>
          <w:rFonts w:ascii="Arial" w:hAnsi="Arial" w:cs="Arial"/>
        </w:rPr>
        <w:t>Since the Bitcoin blockchain imposes a limit on the size of each block o</w:t>
      </w:r>
      <w:r>
        <w:rPr>
          <w:rFonts w:ascii="Arial" w:hAnsi="Arial" w:cs="Arial"/>
        </w:rPr>
        <w:t>f</w:t>
      </w:r>
      <w:r w:rsidRPr="008C5F5B">
        <w:rPr>
          <w:rFonts w:ascii="Arial" w:hAnsi="Arial" w:cs="Arial"/>
        </w:rPr>
        <w:t xml:space="preserve"> roughly 1MB, this in turn</w:t>
      </w:r>
      <w:r>
        <w:rPr>
          <w:rFonts w:ascii="Arial" w:hAnsi="Arial" w:cs="Arial"/>
        </w:rPr>
        <w:t xml:space="preserve"> </w:t>
      </w:r>
      <w:r w:rsidRPr="008C5F5B">
        <w:rPr>
          <w:rFonts w:ascii="Arial" w:hAnsi="Arial" w:cs="Arial"/>
        </w:rPr>
        <w:t>result</w:t>
      </w:r>
      <w:r>
        <w:rPr>
          <w:rFonts w:ascii="Arial" w:hAnsi="Arial" w:cs="Arial"/>
        </w:rPr>
        <w:t>s</w:t>
      </w:r>
      <w:r w:rsidRPr="008C5F5B">
        <w:rPr>
          <w:rFonts w:ascii="Arial" w:hAnsi="Arial" w:cs="Arial"/>
        </w:rPr>
        <w:t xml:space="preserve"> in each partition being roughly the same size after 2016 when Bitcoin blocks </w:t>
      </w:r>
      <w:r>
        <w:rPr>
          <w:rFonts w:ascii="Arial" w:hAnsi="Arial" w:cs="Arial"/>
        </w:rPr>
        <w:t>are more</w:t>
      </w:r>
      <w:r w:rsidRPr="008C5F5B">
        <w:rPr>
          <w:rFonts w:ascii="Arial" w:hAnsi="Arial" w:cs="Arial"/>
        </w:rPr>
        <w:t xml:space="preserve"> consistently full.</w:t>
      </w:r>
      <w:r w:rsidR="0026060E">
        <w:rPr>
          <w:rFonts w:ascii="Arial" w:hAnsi="Arial" w:cs="Arial"/>
        </w:rPr>
        <w:t xml:space="preserve"> However, the size of </w:t>
      </w:r>
      <w:r w:rsidR="00A41963">
        <w:rPr>
          <w:rFonts w:ascii="Arial" w:hAnsi="Arial" w:cs="Arial"/>
        </w:rPr>
        <w:t>partitions containing data prior to then are much smaller.</w:t>
      </w:r>
      <w:r>
        <w:rPr>
          <w:rFonts w:ascii="Arial" w:hAnsi="Arial" w:cs="Arial"/>
        </w:rPr>
        <w:t xml:space="preserve"> </w:t>
      </w:r>
      <w:r w:rsidR="00E95475">
        <w:rPr>
          <w:rFonts w:ascii="Arial" w:hAnsi="Arial" w:cs="Arial"/>
        </w:rPr>
        <w:t>Having partitions of roughly equal size is an advantage when it comes to multi-threaded queries, as it m</w:t>
      </w:r>
      <w:r w:rsidR="00F900EB">
        <w:rPr>
          <w:rFonts w:ascii="Arial" w:hAnsi="Arial" w:cs="Arial"/>
        </w:rPr>
        <w:t>akes it easier to allocate an equal amount of data to each slave for processing.</w:t>
      </w:r>
      <w:r w:rsidR="00450214">
        <w:rPr>
          <w:rFonts w:ascii="Arial" w:hAnsi="Arial" w:cs="Arial"/>
        </w:rPr>
        <w:t xml:space="preserve"> Below is a sample of the </w:t>
      </w:r>
      <w:r w:rsidR="00450214" w:rsidRPr="00D257B0">
        <w:rPr>
          <w:rFonts w:ascii="Arial" w:hAnsi="Arial" w:cs="Arial"/>
          <w:b/>
        </w:rPr>
        <w:t>txInfo</w:t>
      </w:r>
      <w:r w:rsidR="00450214">
        <w:rPr>
          <w:rFonts w:ascii="Arial" w:hAnsi="Arial" w:cs="Arial"/>
        </w:rPr>
        <w:t xml:space="preserve"> table, containing the </w:t>
      </w:r>
      <w:r w:rsidR="00673DFC">
        <w:rPr>
          <w:rFonts w:ascii="Arial" w:hAnsi="Arial" w:cs="Arial"/>
        </w:rPr>
        <w:t>partition</w:t>
      </w:r>
      <w:r w:rsidR="00450214">
        <w:rPr>
          <w:rFonts w:ascii="Arial" w:hAnsi="Arial" w:cs="Arial"/>
        </w:rPr>
        <w:t xml:space="preserve"> column </w:t>
      </w:r>
      <w:r w:rsidR="00CC7DEA">
        <w:rPr>
          <w:rFonts w:ascii="Arial" w:hAnsi="Arial" w:cs="Arial"/>
        </w:rPr>
        <w:t>int</w:t>
      </w:r>
      <w:r w:rsidR="00450214">
        <w:rPr>
          <w:rFonts w:ascii="Arial" w:hAnsi="Arial" w:cs="Arial"/>
        </w:rPr>
        <w:t>.</w:t>
      </w:r>
    </w:p>
    <w:p w14:paraId="567C51C7" w14:textId="7A5A1C47" w:rsidR="00450214" w:rsidRDefault="00450214" w:rsidP="00225B54">
      <w:pPr>
        <w:rPr>
          <w:rFonts w:ascii="Arial" w:hAnsi="Arial" w:cs="Arial"/>
        </w:rPr>
      </w:pPr>
    </w:p>
    <w:bookmarkStart w:id="47" w:name="_MON_1603741652"/>
    <w:bookmarkEnd w:id="47"/>
    <w:p w14:paraId="4F48AD0F" w14:textId="28A8937E" w:rsidR="00225B54" w:rsidRDefault="00046E0A" w:rsidP="00225B54">
      <w:pPr>
        <w:rPr>
          <w:rFonts w:ascii="Arial" w:hAnsi="Arial" w:cs="Arial"/>
        </w:rPr>
      </w:pPr>
      <w:r>
        <w:rPr>
          <w:rFonts w:ascii="Arial" w:hAnsi="Arial" w:cs="Arial"/>
        </w:rPr>
        <w:object w:dxaOrig="9026" w:dyaOrig="1180" w14:anchorId="6D098ECF">
          <v:shape id="_x0000_i1033" type="#_x0000_t75" style="width:449.25pt;height:59.25pt" o:ole="">
            <v:imagedata r:id="rId54" o:title=""/>
          </v:shape>
          <o:OLEObject Type="Embed" ProgID="Word.OpenDocumentText.12" ShapeID="_x0000_i1033" DrawAspect="Content" ObjectID="_1605370974" r:id="rId55"/>
        </w:object>
      </w:r>
    </w:p>
    <w:p w14:paraId="58C19C38" w14:textId="00FBFF3A" w:rsidR="0021066D" w:rsidRDefault="00443364" w:rsidP="00225B54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225B54">
        <w:rPr>
          <w:rFonts w:ascii="Arial" w:hAnsi="Arial" w:cs="Arial"/>
        </w:rPr>
        <w:t>or the refDB</w:t>
      </w:r>
      <w:r>
        <w:rPr>
          <w:rFonts w:ascii="Arial" w:hAnsi="Arial" w:cs="Arial"/>
        </w:rPr>
        <w:t xml:space="preserve"> tables, </w:t>
      </w:r>
      <w:r w:rsidR="00225B54">
        <w:rPr>
          <w:rFonts w:ascii="Arial" w:hAnsi="Arial" w:cs="Arial"/>
        </w:rPr>
        <w:t xml:space="preserve">a partitioning by int was </w:t>
      </w:r>
      <w:r w:rsidR="00622B8E">
        <w:rPr>
          <w:rFonts w:ascii="Arial" w:hAnsi="Arial" w:cs="Arial"/>
        </w:rPr>
        <w:t xml:space="preserve">again </w:t>
      </w:r>
      <w:r w:rsidR="00225B54">
        <w:rPr>
          <w:rFonts w:ascii="Arial" w:hAnsi="Arial" w:cs="Arial"/>
        </w:rPr>
        <w:t>chosen, however,</w:t>
      </w:r>
      <w:r>
        <w:rPr>
          <w:rFonts w:ascii="Arial" w:hAnsi="Arial" w:cs="Arial"/>
        </w:rPr>
        <w:t xml:space="preserve"> </w:t>
      </w:r>
      <w:r w:rsidR="00F75044">
        <w:rPr>
          <w:rFonts w:ascii="Arial" w:hAnsi="Arial" w:cs="Arial"/>
        </w:rPr>
        <w:t xml:space="preserve">unlike the previous </w:t>
      </w:r>
      <w:r w:rsidR="0021066D">
        <w:rPr>
          <w:rFonts w:ascii="Arial" w:hAnsi="Arial" w:cs="Arial"/>
        </w:rPr>
        <w:t xml:space="preserve">block </w:t>
      </w:r>
      <w:r w:rsidR="00F75044">
        <w:rPr>
          <w:rFonts w:ascii="Arial" w:hAnsi="Arial" w:cs="Arial"/>
        </w:rPr>
        <w:t>height to partition</w:t>
      </w:r>
      <w:r w:rsidR="0021066D">
        <w:rPr>
          <w:rFonts w:ascii="Arial" w:hAnsi="Arial" w:cs="Arial"/>
        </w:rPr>
        <w:t xml:space="preserve"> value</w:t>
      </w:r>
      <w:r w:rsidR="00F75044">
        <w:rPr>
          <w:rFonts w:ascii="Arial" w:hAnsi="Arial" w:cs="Arial"/>
        </w:rPr>
        <w:t xml:space="preserve"> mapping, an alternative mapping was chosen </w:t>
      </w:r>
      <w:r>
        <w:rPr>
          <w:rFonts w:ascii="Arial" w:hAnsi="Arial" w:cs="Arial"/>
        </w:rPr>
        <w:t xml:space="preserve">to group all ‘similar’ addresses and </w:t>
      </w:r>
      <w:r w:rsidR="006C53D9">
        <w:rPr>
          <w:rFonts w:ascii="Arial" w:hAnsi="Arial" w:cs="Arial"/>
        </w:rPr>
        <w:t>TXIDs</w:t>
      </w:r>
      <w:r>
        <w:rPr>
          <w:rFonts w:ascii="Arial" w:hAnsi="Arial" w:cs="Arial"/>
        </w:rPr>
        <w:t xml:space="preserve"> into the same partition</w:t>
      </w:r>
      <w:r w:rsidR="00F75044">
        <w:rPr>
          <w:rFonts w:ascii="Arial" w:hAnsi="Arial" w:cs="Arial"/>
        </w:rPr>
        <w:t xml:space="preserve">. </w:t>
      </w:r>
    </w:p>
    <w:p w14:paraId="207ED899" w14:textId="77777777" w:rsidR="0021066D" w:rsidRDefault="0021066D" w:rsidP="00225B54">
      <w:pPr>
        <w:rPr>
          <w:rFonts w:ascii="Arial" w:hAnsi="Arial" w:cs="Arial"/>
        </w:rPr>
      </w:pPr>
    </w:p>
    <w:p w14:paraId="026C5029" w14:textId="1693004A" w:rsidR="00443364" w:rsidRDefault="00F75044" w:rsidP="00225B54">
      <w:pPr>
        <w:rPr>
          <w:rFonts w:ascii="Arial" w:hAnsi="Arial" w:cs="Arial"/>
        </w:rPr>
      </w:pPr>
      <w:r>
        <w:rPr>
          <w:rFonts w:ascii="Arial" w:hAnsi="Arial" w:cs="Arial"/>
        </w:rPr>
        <w:t>As previously mentioned, all addresses consist of base58 characters, which are randomly generated, and so we can group addresses which share a common set of characters. For this implementation, addresses with the same last two characters would be grouped to a common partition.</w:t>
      </w:r>
    </w:p>
    <w:p w14:paraId="4D435D7C" w14:textId="77777777" w:rsidR="00443364" w:rsidRDefault="00443364" w:rsidP="00225B54">
      <w:pPr>
        <w:rPr>
          <w:rFonts w:ascii="Arial" w:hAnsi="Arial" w:cs="Arial"/>
        </w:rPr>
      </w:pPr>
    </w:p>
    <w:p w14:paraId="367A1D9E" w14:textId="11051DAA" w:rsidR="003C1F92" w:rsidRDefault="00F75044" w:rsidP="00225B54">
      <w:pPr>
        <w:rPr>
          <w:rFonts w:ascii="Arial" w:hAnsi="Arial" w:cs="Arial"/>
        </w:rPr>
      </w:pPr>
      <w:r>
        <w:rPr>
          <w:rFonts w:ascii="Arial" w:hAnsi="Arial" w:cs="Arial"/>
        </w:rPr>
        <w:t>To</w:t>
      </w:r>
      <w:r w:rsidR="008D3D0E">
        <w:rPr>
          <w:rFonts w:ascii="Arial" w:hAnsi="Arial" w:cs="Arial"/>
        </w:rPr>
        <w:t xml:space="preserve"> determin</w:t>
      </w:r>
      <w:r>
        <w:rPr>
          <w:rFonts w:ascii="Arial" w:hAnsi="Arial" w:cs="Arial"/>
        </w:rPr>
        <w:t>e the partition value for a</w:t>
      </w:r>
      <w:r w:rsidR="00513CA9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address,</w:t>
      </w:r>
      <w:r w:rsidR="008D3D0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we ca</w:t>
      </w:r>
      <w:r w:rsidR="00513CA9">
        <w:rPr>
          <w:rFonts w:ascii="Arial" w:hAnsi="Arial" w:cs="Arial"/>
        </w:rPr>
        <w:t xml:space="preserve">n construct a list of all possible character pairs and use a reverse lookup </w:t>
      </w:r>
      <w:r w:rsidR="003820DA">
        <w:rPr>
          <w:rFonts w:ascii="Arial" w:hAnsi="Arial" w:cs="Arial"/>
        </w:rPr>
        <w:t>by</w:t>
      </w:r>
      <w:r w:rsidR="00513CA9">
        <w:rPr>
          <w:rFonts w:ascii="Arial" w:hAnsi="Arial" w:cs="Arial"/>
        </w:rPr>
        <w:t xml:space="preserve"> the last two characters of </w:t>
      </w:r>
      <w:r w:rsidR="00B16D5D">
        <w:rPr>
          <w:rFonts w:ascii="Arial" w:hAnsi="Arial" w:cs="Arial"/>
        </w:rPr>
        <w:t>an</w:t>
      </w:r>
      <w:r w:rsidR="00513CA9">
        <w:rPr>
          <w:rFonts w:ascii="Arial" w:hAnsi="Arial" w:cs="Arial"/>
        </w:rPr>
        <w:t xml:space="preserve"> address to get its integer position in the list. </w:t>
      </w:r>
      <w:r w:rsidR="00136DCB">
        <w:rPr>
          <w:rFonts w:ascii="Arial" w:hAnsi="Arial" w:cs="Arial"/>
        </w:rPr>
        <w:t>The position can then be used to determine the partition value as shown below.</w:t>
      </w:r>
      <w:r w:rsidR="00513CA9">
        <w:rPr>
          <w:rFonts w:ascii="Arial" w:hAnsi="Arial" w:cs="Arial"/>
        </w:rPr>
        <w:t xml:space="preserve"> </w:t>
      </w:r>
    </w:p>
    <w:p w14:paraId="4BE8646F" w14:textId="2D61D689" w:rsidR="00131BEA" w:rsidRDefault="00131BEA" w:rsidP="00225B54">
      <w:pPr>
        <w:rPr>
          <w:rFonts w:ascii="Arial" w:hAnsi="Arial" w:cs="Arial"/>
        </w:rPr>
      </w:pPr>
    </w:p>
    <w:bookmarkStart w:id="48" w:name="_Hlk529999577"/>
    <w:bookmarkStart w:id="49" w:name="_MON_1603448018"/>
    <w:bookmarkEnd w:id="49"/>
    <w:p w14:paraId="47C2A7E0" w14:textId="36F54869" w:rsidR="00896DB8" w:rsidRDefault="004574A2" w:rsidP="00225B54">
      <w:pPr>
        <w:rPr>
          <w:rFonts w:ascii="Arial" w:hAnsi="Arial" w:cs="Arial"/>
        </w:rPr>
      </w:pPr>
      <w:r>
        <w:rPr>
          <w:rFonts w:ascii="Arial" w:hAnsi="Arial" w:cs="Arial"/>
        </w:rPr>
        <w:object w:dxaOrig="9026" w:dyaOrig="1383" w14:anchorId="6E82E3B8">
          <v:shape id="_x0000_i1034" type="#_x0000_t75" style="width:451.5pt;height:69.75pt" o:ole="">
            <v:imagedata r:id="rId56" o:title=""/>
          </v:shape>
          <o:OLEObject Type="Embed" ProgID="Word.OpenDocumentText.12" ShapeID="_x0000_i1034" DrawAspect="Content" ObjectID="_1605370975" r:id="rId57"/>
        </w:object>
      </w:r>
      <w:bookmarkEnd w:id="48"/>
    </w:p>
    <w:p w14:paraId="2B827FEA" w14:textId="56774CC7" w:rsidR="00C631AC" w:rsidRPr="0042325F" w:rsidRDefault="00896DB8" w:rsidP="00225B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With this partitioning scheme, </w:t>
      </w:r>
      <w:r w:rsidR="00C631AC">
        <w:rPr>
          <w:rFonts w:ascii="Arial" w:hAnsi="Arial" w:cs="Arial"/>
        </w:rPr>
        <w:t xml:space="preserve">all addresses within a block can be grouped </w:t>
      </w:r>
      <w:r w:rsidR="00143F46">
        <w:rPr>
          <w:rFonts w:ascii="Arial" w:hAnsi="Arial" w:cs="Arial"/>
        </w:rPr>
        <w:t xml:space="preserve">using the last two </w:t>
      </w:r>
      <w:r w:rsidR="00143F46" w:rsidRPr="0042325F">
        <w:rPr>
          <w:rFonts w:ascii="Arial" w:hAnsi="Arial" w:cs="Arial"/>
        </w:rPr>
        <w:t>characters and written to separate int partitions, together with the block height number, formin</w:t>
      </w:r>
      <w:r w:rsidR="002F2333" w:rsidRPr="0042325F">
        <w:rPr>
          <w:rFonts w:ascii="Arial" w:hAnsi="Arial" w:cs="Arial"/>
        </w:rPr>
        <w:t>g</w:t>
      </w:r>
      <w:r w:rsidR="00143F46" w:rsidRPr="0042325F">
        <w:rPr>
          <w:rFonts w:ascii="Arial" w:hAnsi="Arial" w:cs="Arial"/>
        </w:rPr>
        <w:t xml:space="preserve"> the </w:t>
      </w:r>
      <w:r w:rsidR="00143F46" w:rsidRPr="0042325F">
        <w:rPr>
          <w:rFonts w:ascii="Arial" w:hAnsi="Arial" w:cs="Arial"/>
          <w:b/>
        </w:rPr>
        <w:t>addressLookup</w:t>
      </w:r>
      <w:r w:rsidR="00143F46" w:rsidRPr="0042325F">
        <w:rPr>
          <w:rFonts w:ascii="Arial" w:hAnsi="Arial" w:cs="Arial"/>
        </w:rPr>
        <w:t xml:space="preserve"> </w:t>
      </w:r>
      <w:r w:rsidR="005A0581" w:rsidRPr="0042325F">
        <w:rPr>
          <w:rFonts w:ascii="Arial" w:hAnsi="Arial" w:cs="Arial"/>
        </w:rPr>
        <w:t xml:space="preserve">partitioned </w:t>
      </w:r>
      <w:r w:rsidR="00143F46" w:rsidRPr="0042325F">
        <w:rPr>
          <w:rFonts w:ascii="Arial" w:hAnsi="Arial" w:cs="Arial"/>
        </w:rPr>
        <w:t>table.</w:t>
      </w:r>
      <w:r w:rsidR="002F2333" w:rsidRPr="0042325F">
        <w:rPr>
          <w:rFonts w:ascii="Arial" w:hAnsi="Arial" w:cs="Arial"/>
        </w:rPr>
        <w:t xml:space="preserve"> </w:t>
      </w:r>
      <w:r w:rsidR="002F2333" w:rsidRPr="0042325F">
        <w:rPr>
          <w:rFonts w:ascii="Arial" w:hAnsi="Arial" w:cs="Arial"/>
          <w:rPrChange w:id="50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>The same approach was used for partitioning the set of TXIDs, in which case we used the same enumerations list as shown above since it contained all base16 characters.</w:t>
      </w:r>
    </w:p>
    <w:p w14:paraId="589BA5BF" w14:textId="77777777" w:rsidR="00C631AC" w:rsidRPr="009C742B" w:rsidRDefault="00C631AC" w:rsidP="00225B54">
      <w:pPr>
        <w:rPr>
          <w:rFonts w:ascii="Arial" w:hAnsi="Arial" w:cs="Arial"/>
        </w:rPr>
      </w:pPr>
    </w:p>
    <w:p w14:paraId="686F8E92" w14:textId="6D353A79" w:rsidR="0053052B" w:rsidRPr="0042325F" w:rsidRDefault="002F2333" w:rsidP="00225B54">
      <w:pPr>
        <w:rPr>
          <w:rFonts w:ascii="Arial" w:hAnsi="Arial" w:cs="Arial"/>
          <w:rPrChange w:id="51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</w:pPr>
      <w:r w:rsidRPr="009C742B">
        <w:rPr>
          <w:rFonts w:ascii="Arial" w:hAnsi="Arial" w:cs="Arial"/>
        </w:rPr>
        <w:t>With this approach, a</w:t>
      </w:r>
      <w:r w:rsidR="00896DB8" w:rsidRPr="0042325F">
        <w:rPr>
          <w:rFonts w:ascii="Arial" w:hAnsi="Arial" w:cs="Arial"/>
        </w:rPr>
        <w:t xml:space="preserve"> search </w:t>
      </w:r>
      <w:r w:rsidR="002F0348" w:rsidRPr="0042325F">
        <w:rPr>
          <w:rFonts w:ascii="Arial" w:hAnsi="Arial" w:cs="Arial"/>
        </w:rPr>
        <w:t>against the</w:t>
      </w:r>
      <w:r w:rsidR="00896DB8" w:rsidRPr="0042325F">
        <w:rPr>
          <w:rFonts w:ascii="Arial" w:hAnsi="Arial" w:cs="Arial"/>
        </w:rPr>
        <w:t xml:space="preserve"> </w:t>
      </w:r>
      <w:r w:rsidR="00896DB8" w:rsidRPr="0042325F">
        <w:rPr>
          <w:rFonts w:ascii="Arial" w:hAnsi="Arial" w:cs="Arial"/>
          <w:b/>
        </w:rPr>
        <w:t>addressLookup</w:t>
      </w:r>
      <w:r w:rsidR="00896DB8" w:rsidRPr="0042325F">
        <w:rPr>
          <w:rFonts w:ascii="Arial" w:hAnsi="Arial" w:cs="Arial"/>
        </w:rPr>
        <w:t xml:space="preserve"> table</w:t>
      </w:r>
      <w:r w:rsidR="009B079B" w:rsidRPr="0042325F">
        <w:rPr>
          <w:rFonts w:ascii="Arial" w:hAnsi="Arial" w:cs="Arial"/>
        </w:rPr>
        <w:t xml:space="preserve"> in the refDB</w:t>
      </w:r>
      <w:r w:rsidR="00896DB8" w:rsidRPr="0042325F">
        <w:rPr>
          <w:rFonts w:ascii="Arial" w:hAnsi="Arial" w:cs="Arial"/>
        </w:rPr>
        <w:t xml:space="preserve"> for the block information associated with the address</w:t>
      </w:r>
      <w:r w:rsidR="00852ED3" w:rsidRPr="0042325F">
        <w:rPr>
          <w:rFonts w:ascii="Arial" w:hAnsi="Arial" w:cs="Arial"/>
        </w:rPr>
        <w:t xml:space="preserve"> “1HFgq6vnpwJxvaDsz8HGA2TgjYYU8Hty</w:t>
      </w:r>
      <w:r w:rsidR="001B045A" w:rsidRPr="0042325F">
        <w:rPr>
          <w:rFonts w:ascii="Arial" w:hAnsi="Arial" w:cs="Arial"/>
          <w:b/>
          <w:rPrChange w:id="52" w:author="PJ O'Kane" w:date="2018-11-28T11:58:00Z">
            <w:rPr>
              <w:rFonts w:ascii="Helvetica" w:hAnsi="Helvetica" w:cs="Helvetica"/>
              <w:b/>
              <w:sz w:val="21"/>
              <w:szCs w:val="21"/>
            </w:rPr>
          </w:rPrChange>
        </w:rPr>
        <w:t>11</w:t>
      </w:r>
      <w:r w:rsidR="00852ED3" w:rsidRPr="0042325F">
        <w:rPr>
          <w:rFonts w:ascii="Arial" w:hAnsi="Arial" w:cs="Arial"/>
          <w:rPrChange w:id="53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>”</w:t>
      </w:r>
      <w:r w:rsidR="001B045A" w:rsidRPr="0042325F">
        <w:rPr>
          <w:rFonts w:ascii="Arial" w:hAnsi="Arial" w:cs="Arial"/>
          <w:rPrChange w:id="54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 xml:space="preserve"> </w:t>
      </w:r>
      <w:r w:rsidR="00896DB8" w:rsidRPr="0042325F">
        <w:rPr>
          <w:rFonts w:ascii="Arial" w:hAnsi="Arial" w:cs="Arial"/>
          <w:rPrChange w:id="55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>would only need to be performed against the integer partition with value 1.</w:t>
      </w:r>
      <w:r w:rsidR="0021066D" w:rsidRPr="0042325F">
        <w:rPr>
          <w:rFonts w:ascii="Arial" w:hAnsi="Arial" w:cs="Arial"/>
          <w:rPrChange w:id="56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 xml:space="preserve"> This greatly reduces the search space required to determine the block height number</w:t>
      </w:r>
      <w:r w:rsidR="009B079B" w:rsidRPr="0042325F">
        <w:rPr>
          <w:rFonts w:ascii="Arial" w:hAnsi="Arial" w:cs="Arial"/>
          <w:rPrChange w:id="57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>, which is crucial to extracting the transaction details from the mainDB.</w:t>
      </w:r>
      <w:r w:rsidR="003820DA" w:rsidRPr="0042325F">
        <w:rPr>
          <w:rFonts w:ascii="Arial" w:hAnsi="Arial" w:cs="Arial"/>
          <w:rPrChange w:id="58" w:author="PJ O'Kane" w:date="2018-11-28T11:58:00Z">
            <w:rPr>
              <w:rFonts w:ascii="Helvetica" w:hAnsi="Helvetica" w:cs="Helvetica"/>
              <w:sz w:val="21"/>
              <w:szCs w:val="21"/>
            </w:rPr>
          </w:rPrChange>
        </w:rPr>
        <w:t xml:space="preserve"> </w:t>
      </w:r>
      <w:r w:rsidR="007233AD" w:rsidRPr="0042325F">
        <w:rPr>
          <w:rFonts w:ascii="Arial" w:hAnsi="Arial" w:cs="Arial"/>
          <w:color w:val="000000"/>
        </w:rPr>
        <w:tab/>
      </w:r>
    </w:p>
    <w:p w14:paraId="71609985" w14:textId="1B98D8EE" w:rsidR="0053052B" w:rsidRDefault="0053052B" w:rsidP="00225B54">
      <w:pPr>
        <w:rPr>
          <w:rFonts w:ascii="Arial" w:hAnsi="Arial" w:cs="Arial"/>
          <w:color w:val="000000"/>
        </w:rPr>
      </w:pPr>
    </w:p>
    <w:p w14:paraId="51C6F33C" w14:textId="6317B2B9" w:rsidR="00896370" w:rsidRDefault="00896370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Below are samples of the </w:t>
      </w:r>
      <w:r w:rsidRPr="000663D7">
        <w:rPr>
          <w:rFonts w:ascii="Arial" w:hAnsi="Arial" w:cs="Arial"/>
          <w:b/>
          <w:color w:val="000000"/>
        </w:rPr>
        <w:t>addressLookup</w:t>
      </w:r>
      <w:r>
        <w:rPr>
          <w:rFonts w:ascii="Arial" w:hAnsi="Arial" w:cs="Arial"/>
          <w:color w:val="000000"/>
        </w:rPr>
        <w:t xml:space="preserve"> and </w:t>
      </w:r>
      <w:r w:rsidRPr="000663D7">
        <w:rPr>
          <w:rFonts w:ascii="Arial" w:hAnsi="Arial" w:cs="Arial"/>
          <w:b/>
          <w:color w:val="000000"/>
        </w:rPr>
        <w:t>txidLookup</w:t>
      </w:r>
      <w:r w:rsidR="007833B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tables generated</w:t>
      </w:r>
      <w:r w:rsidR="00F8084D">
        <w:rPr>
          <w:rFonts w:ascii="Arial" w:hAnsi="Arial" w:cs="Arial"/>
          <w:color w:val="000000"/>
        </w:rPr>
        <w:t>.</w:t>
      </w:r>
      <w:r w:rsidR="0021066D">
        <w:rPr>
          <w:rFonts w:ascii="Arial" w:hAnsi="Arial" w:cs="Arial"/>
          <w:color w:val="000000"/>
        </w:rPr>
        <w:t xml:space="preserve"> Notice that both tables contain </w:t>
      </w:r>
      <w:r w:rsidR="000663D7">
        <w:rPr>
          <w:rFonts w:ascii="Arial" w:hAnsi="Arial" w:cs="Arial"/>
          <w:color w:val="000000"/>
        </w:rPr>
        <w:t>a</w:t>
      </w:r>
      <w:r w:rsidR="0021066D">
        <w:rPr>
          <w:rFonts w:ascii="Arial" w:hAnsi="Arial" w:cs="Arial"/>
          <w:color w:val="000000"/>
        </w:rPr>
        <w:t xml:space="preserve"> height and partition </w:t>
      </w:r>
      <w:r w:rsidR="000663D7">
        <w:rPr>
          <w:rFonts w:ascii="Arial" w:hAnsi="Arial" w:cs="Arial"/>
          <w:color w:val="000000"/>
        </w:rPr>
        <w:t>column where the values</w:t>
      </w:r>
      <w:r w:rsidR="0021066D">
        <w:rPr>
          <w:rFonts w:ascii="Arial" w:hAnsi="Arial" w:cs="Arial"/>
          <w:color w:val="000000"/>
        </w:rPr>
        <w:t xml:space="preserve"> correspond to where the data can be found in the mainDB</w:t>
      </w:r>
      <w:r w:rsidR="000663D7">
        <w:rPr>
          <w:rFonts w:ascii="Arial" w:hAnsi="Arial" w:cs="Arial"/>
          <w:color w:val="000000"/>
        </w:rPr>
        <w:t xml:space="preserve"> tables, primarily </w:t>
      </w:r>
      <w:r w:rsidR="000663D7" w:rsidRPr="000663D7">
        <w:rPr>
          <w:rFonts w:ascii="Arial" w:hAnsi="Arial" w:cs="Arial"/>
          <w:b/>
          <w:color w:val="000000"/>
        </w:rPr>
        <w:t>txInputs</w:t>
      </w:r>
      <w:r w:rsidR="000663D7">
        <w:rPr>
          <w:rFonts w:ascii="Arial" w:hAnsi="Arial" w:cs="Arial"/>
          <w:color w:val="000000"/>
        </w:rPr>
        <w:t xml:space="preserve"> and </w:t>
      </w:r>
      <w:r w:rsidR="000663D7" w:rsidRPr="000663D7">
        <w:rPr>
          <w:rFonts w:ascii="Arial" w:hAnsi="Arial" w:cs="Arial"/>
          <w:b/>
          <w:color w:val="000000"/>
        </w:rPr>
        <w:t>txOutputs</w:t>
      </w:r>
      <w:r w:rsidR="0021066D">
        <w:rPr>
          <w:rFonts w:ascii="Arial" w:hAnsi="Arial" w:cs="Arial"/>
          <w:color w:val="000000"/>
        </w:rPr>
        <w:t>.</w:t>
      </w:r>
      <w:r w:rsidR="004E1947">
        <w:rPr>
          <w:rFonts w:ascii="Arial" w:hAnsi="Arial" w:cs="Arial"/>
          <w:color w:val="000000"/>
        </w:rPr>
        <w:t xml:space="preserve"> Therefore, whenever a query by address or </w:t>
      </w:r>
      <w:r w:rsidR="002C0D39">
        <w:rPr>
          <w:rFonts w:ascii="Arial" w:hAnsi="Arial" w:cs="Arial"/>
          <w:color w:val="000000"/>
        </w:rPr>
        <w:t>TXID</w:t>
      </w:r>
      <w:r w:rsidR="004E1947">
        <w:rPr>
          <w:rFonts w:ascii="Arial" w:hAnsi="Arial" w:cs="Arial"/>
          <w:color w:val="000000"/>
        </w:rPr>
        <w:t xml:space="preserve"> is requested, the partition value and height will first be retrie</w:t>
      </w:r>
      <w:r w:rsidR="002C0D39">
        <w:rPr>
          <w:rFonts w:ascii="Arial" w:hAnsi="Arial" w:cs="Arial"/>
          <w:color w:val="000000"/>
        </w:rPr>
        <w:t>ve</w:t>
      </w:r>
      <w:r w:rsidR="004E1947">
        <w:rPr>
          <w:rFonts w:ascii="Arial" w:hAnsi="Arial" w:cs="Arial"/>
          <w:color w:val="000000"/>
        </w:rPr>
        <w:t xml:space="preserve">d from </w:t>
      </w:r>
      <w:r w:rsidR="00EA5788">
        <w:rPr>
          <w:rFonts w:ascii="Arial" w:hAnsi="Arial" w:cs="Arial"/>
          <w:color w:val="000000"/>
        </w:rPr>
        <w:t>the respective table</w:t>
      </w:r>
      <w:r w:rsidR="004E1947">
        <w:rPr>
          <w:rFonts w:ascii="Arial" w:hAnsi="Arial" w:cs="Arial"/>
          <w:color w:val="000000"/>
        </w:rPr>
        <w:t>.</w:t>
      </w:r>
      <w:r w:rsidR="000663D7">
        <w:rPr>
          <w:rFonts w:ascii="Arial" w:hAnsi="Arial" w:cs="Arial"/>
          <w:color w:val="000000"/>
        </w:rPr>
        <w:t xml:space="preserve"> </w:t>
      </w:r>
    </w:p>
    <w:bookmarkStart w:id="59" w:name="_Hlk529999666"/>
    <w:bookmarkStart w:id="60" w:name="_MON_1603742222"/>
    <w:bookmarkEnd w:id="60"/>
    <w:p w14:paraId="6A1C3099" w14:textId="039FDDF7" w:rsidR="00896370" w:rsidRDefault="002F45B4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</w:rPr>
        <w:object w:dxaOrig="9026" w:dyaOrig="2811" w14:anchorId="0ECEA955">
          <v:shape id="_x0000_i1035" type="#_x0000_t75" style="width:451.5pt;height:139.5pt" o:ole="">
            <v:imagedata r:id="rId58" o:title=""/>
          </v:shape>
          <o:OLEObject Type="Embed" ProgID="Word.OpenDocumentText.12" ShapeID="_x0000_i1035" DrawAspect="Content" ObjectID="_1605370976" r:id="rId59"/>
        </w:object>
      </w:r>
      <w:bookmarkEnd w:id="59"/>
    </w:p>
    <w:bookmarkStart w:id="61" w:name="_MON_1603742513"/>
    <w:bookmarkEnd w:id="61"/>
    <w:p w14:paraId="46FCDAE7" w14:textId="4ACF5074" w:rsidR="0002338F" w:rsidRDefault="00513DE2" w:rsidP="00225B54">
      <w:pPr>
        <w:rPr>
          <w:rFonts w:ascii="Arial" w:hAnsi="Arial" w:cs="Arial"/>
        </w:rPr>
      </w:pPr>
      <w:r>
        <w:rPr>
          <w:rFonts w:ascii="Arial" w:hAnsi="Arial" w:cs="Arial"/>
        </w:rPr>
        <w:object w:dxaOrig="9026" w:dyaOrig="2811" w14:anchorId="1118B419">
          <v:shape id="_x0000_i1036" type="#_x0000_t75" style="width:451.5pt;height:139.5pt" o:ole="">
            <v:imagedata r:id="rId60" o:title=""/>
          </v:shape>
          <o:OLEObject Type="Embed" ProgID="Word.OpenDocumentText.12" ShapeID="_x0000_i1036" DrawAspect="Content" ObjectID="_1605370977" r:id="rId61"/>
        </w:object>
      </w:r>
    </w:p>
    <w:p w14:paraId="0E4E4F81" w14:textId="37524F2F" w:rsidR="00FE137C" w:rsidRPr="00B43799" w:rsidRDefault="00B43799" w:rsidP="00225B54">
      <w:pPr>
        <w:rPr>
          <w:rFonts w:ascii="Arial" w:hAnsi="Arial" w:cs="Arial"/>
          <w:color w:val="000000"/>
          <w:sz w:val="18"/>
        </w:rPr>
      </w:pPr>
      <w:r w:rsidRPr="00B43799">
        <w:rPr>
          <w:rFonts w:ascii="Arial" w:hAnsi="Arial" w:cs="Arial"/>
          <w:color w:val="000000"/>
          <w:sz w:val="18"/>
        </w:rPr>
        <w:t>*Only showing the last 25 characters of the txid</w:t>
      </w:r>
      <w:r w:rsidR="00510B90">
        <w:rPr>
          <w:rFonts w:ascii="Arial" w:hAnsi="Arial" w:cs="Arial"/>
          <w:color w:val="000000"/>
          <w:sz w:val="18"/>
        </w:rPr>
        <w:t xml:space="preserve"> column</w:t>
      </w:r>
      <w:r w:rsidR="00CB57DB">
        <w:rPr>
          <w:rFonts w:ascii="Arial" w:hAnsi="Arial" w:cs="Arial"/>
          <w:color w:val="000000"/>
          <w:sz w:val="18"/>
        </w:rPr>
        <w:t xml:space="preserve"> values</w:t>
      </w:r>
      <w:r w:rsidRPr="00B43799">
        <w:rPr>
          <w:rFonts w:ascii="Arial" w:hAnsi="Arial" w:cs="Arial"/>
          <w:color w:val="000000"/>
          <w:sz w:val="18"/>
        </w:rPr>
        <w:t xml:space="preserve"> for display purposes.</w:t>
      </w:r>
    </w:p>
    <w:p w14:paraId="06D3D312" w14:textId="77777777" w:rsidR="00B43799" w:rsidRDefault="00B43799" w:rsidP="00225B54">
      <w:pPr>
        <w:rPr>
          <w:rFonts w:ascii="Arial" w:hAnsi="Arial" w:cs="Arial"/>
          <w:color w:val="000000"/>
        </w:rPr>
      </w:pPr>
    </w:p>
    <w:p w14:paraId="72FCF40D" w14:textId="77777777" w:rsidR="00225B54" w:rsidRPr="00372C7C" w:rsidRDefault="00225B54" w:rsidP="00225B54">
      <w:pPr>
        <w:pStyle w:val="Heading2"/>
        <w:rPr>
          <w:rFonts w:asciiTheme="minorHAnsi" w:hAnsiTheme="minorHAnsi" w:cstheme="minorHAnsi"/>
          <w:sz w:val="24"/>
        </w:rPr>
      </w:pPr>
      <w:bookmarkStart w:id="62" w:name="_Toc531609501"/>
      <w:r>
        <w:rPr>
          <w:rFonts w:asciiTheme="minorHAnsi" w:hAnsiTheme="minorHAnsi" w:cstheme="minorHAnsi"/>
          <w:sz w:val="24"/>
        </w:rPr>
        <w:t>Attributes on-disk</w:t>
      </w:r>
      <w:bookmarkEnd w:id="62"/>
    </w:p>
    <w:p w14:paraId="6D2B9B0B" w14:textId="77777777" w:rsidR="00225B54" w:rsidRDefault="00225B54" w:rsidP="00225B54">
      <w:pPr>
        <w:rPr>
          <w:rFonts w:ascii="Arial" w:hAnsi="Arial" w:cs="Arial"/>
          <w:color w:val="000000"/>
        </w:rPr>
      </w:pPr>
    </w:p>
    <w:p w14:paraId="3CE7ECCF" w14:textId="15BE7FA3" w:rsidR="00225B54" w:rsidRDefault="00225B54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Since</w:t>
      </w:r>
      <w:r w:rsidR="000830A6">
        <w:rPr>
          <w:rFonts w:ascii="Arial" w:hAnsi="Arial" w:cs="Arial"/>
          <w:color w:val="000000"/>
        </w:rPr>
        <w:t xml:space="preserve"> all</w:t>
      </w:r>
      <w:r>
        <w:rPr>
          <w:rFonts w:ascii="Arial" w:hAnsi="Arial" w:cs="Arial"/>
          <w:color w:val="000000"/>
        </w:rPr>
        <w:t xml:space="preserve"> tables</w:t>
      </w:r>
      <w:r w:rsidR="000830A6">
        <w:rPr>
          <w:rFonts w:ascii="Arial" w:hAnsi="Arial" w:cs="Arial"/>
          <w:color w:val="000000"/>
        </w:rPr>
        <w:t xml:space="preserve"> in the mainDB</w:t>
      </w:r>
      <w:r>
        <w:rPr>
          <w:rFonts w:ascii="Arial" w:hAnsi="Arial" w:cs="Arial"/>
          <w:color w:val="000000"/>
        </w:rPr>
        <w:t xml:space="preserve"> are saved to disk</w:t>
      </w:r>
      <w:r w:rsidR="000830A6">
        <w:rPr>
          <w:rFonts w:ascii="Arial" w:hAnsi="Arial" w:cs="Arial"/>
          <w:color w:val="000000"/>
        </w:rPr>
        <w:t xml:space="preserve"> with a common height column</w:t>
      </w:r>
      <w:r>
        <w:rPr>
          <w:rFonts w:ascii="Arial" w:hAnsi="Arial" w:cs="Arial"/>
          <w:color w:val="000000"/>
        </w:rPr>
        <w:t xml:space="preserve">, </w:t>
      </w:r>
      <w:r w:rsidR="000830A6">
        <w:rPr>
          <w:rFonts w:ascii="Arial" w:hAnsi="Arial" w:cs="Arial"/>
          <w:color w:val="000000"/>
        </w:rPr>
        <w:t>whose value</w:t>
      </w:r>
      <w:r>
        <w:rPr>
          <w:rFonts w:ascii="Arial" w:hAnsi="Arial" w:cs="Arial"/>
          <w:color w:val="000000"/>
        </w:rPr>
        <w:t xml:space="preserve"> </w:t>
      </w:r>
      <w:r w:rsidR="000830A6">
        <w:rPr>
          <w:rFonts w:ascii="Arial" w:hAnsi="Arial" w:cs="Arial"/>
          <w:color w:val="000000"/>
        </w:rPr>
        <w:t xml:space="preserve">is </w:t>
      </w:r>
      <w:r>
        <w:rPr>
          <w:rFonts w:ascii="Arial" w:hAnsi="Arial" w:cs="Arial"/>
          <w:color w:val="000000"/>
        </w:rPr>
        <w:t>naturally sorted in ascending order within each partition of 100</w:t>
      </w:r>
      <w:r w:rsidR="00E16837">
        <w:rPr>
          <w:rFonts w:ascii="Arial" w:hAnsi="Arial" w:cs="Arial"/>
          <w:color w:val="000000"/>
        </w:rPr>
        <w:t>0</w:t>
      </w:r>
      <w:r>
        <w:rPr>
          <w:rFonts w:ascii="Arial" w:hAnsi="Arial" w:cs="Arial"/>
          <w:color w:val="000000"/>
        </w:rPr>
        <w:t xml:space="preserve"> blocks</w:t>
      </w:r>
      <w:r w:rsidR="000830A6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A72521">
        <w:rPr>
          <w:rFonts w:ascii="Arial" w:hAnsi="Arial" w:cs="Arial"/>
          <w:color w:val="000000"/>
        </w:rPr>
        <w:t>it allows</w:t>
      </w:r>
      <w:r w:rsidR="00AA3EA1">
        <w:rPr>
          <w:rFonts w:ascii="Arial" w:hAnsi="Arial" w:cs="Arial"/>
          <w:color w:val="000000"/>
        </w:rPr>
        <w:t xml:space="preserve"> for a straight-</w:t>
      </w:r>
      <w:r>
        <w:rPr>
          <w:rFonts w:ascii="Arial" w:hAnsi="Arial" w:cs="Arial"/>
          <w:color w:val="000000"/>
        </w:rPr>
        <w:t>forward application of a parted attribute</w:t>
      </w:r>
      <w:r w:rsidR="000830A6">
        <w:rPr>
          <w:rFonts w:ascii="Arial" w:hAnsi="Arial" w:cs="Arial"/>
          <w:color w:val="000000"/>
        </w:rPr>
        <w:t xml:space="preserve"> to th</w:t>
      </w:r>
      <w:r w:rsidR="0090297D">
        <w:rPr>
          <w:rFonts w:ascii="Arial" w:hAnsi="Arial" w:cs="Arial"/>
          <w:color w:val="000000"/>
        </w:rPr>
        <w:t>e</w:t>
      </w:r>
      <w:r w:rsidR="000830A6">
        <w:rPr>
          <w:rFonts w:ascii="Arial" w:hAnsi="Arial" w:cs="Arial"/>
          <w:color w:val="000000"/>
        </w:rPr>
        <w:t xml:space="preserve"> column on-disk</w:t>
      </w:r>
      <w:r>
        <w:rPr>
          <w:rFonts w:ascii="Arial" w:hAnsi="Arial" w:cs="Arial"/>
          <w:color w:val="000000"/>
        </w:rPr>
        <w:t xml:space="preserve"> to optimi</w:t>
      </w:r>
      <w:r w:rsidR="00622B8E">
        <w:rPr>
          <w:rFonts w:ascii="Arial" w:hAnsi="Arial" w:cs="Arial"/>
          <w:color w:val="000000"/>
        </w:rPr>
        <w:t>z</w:t>
      </w:r>
      <w:r>
        <w:rPr>
          <w:rFonts w:ascii="Arial" w:hAnsi="Arial" w:cs="Arial"/>
          <w:color w:val="000000"/>
        </w:rPr>
        <w:t>e a</w:t>
      </w:r>
      <w:r w:rsidR="00A76D1A">
        <w:rPr>
          <w:rFonts w:ascii="Arial" w:hAnsi="Arial" w:cs="Arial"/>
          <w:color w:val="000000"/>
        </w:rPr>
        <w:t>ll</w:t>
      </w:r>
      <w:r>
        <w:rPr>
          <w:rFonts w:ascii="Arial" w:hAnsi="Arial" w:cs="Arial"/>
          <w:color w:val="000000"/>
        </w:rPr>
        <w:t xml:space="preserve"> lookups by block height. </w:t>
      </w:r>
    </w:p>
    <w:p w14:paraId="7E8CC3D6" w14:textId="77777777" w:rsidR="00A72521" w:rsidRDefault="00A72521" w:rsidP="00225B54">
      <w:pPr>
        <w:rPr>
          <w:rFonts w:ascii="Arial" w:hAnsi="Arial" w:cs="Arial"/>
          <w:color w:val="000000"/>
        </w:rPr>
      </w:pPr>
    </w:p>
    <w:p w14:paraId="08C9ADEA" w14:textId="7CC3D0C9" w:rsidR="006B3639" w:rsidRDefault="000830A6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This attribute is ideal for optimi</w:t>
      </w:r>
      <w:r w:rsidR="00622B8E">
        <w:rPr>
          <w:rFonts w:ascii="Arial" w:hAnsi="Arial" w:cs="Arial"/>
          <w:color w:val="000000"/>
        </w:rPr>
        <w:t>z</w:t>
      </w:r>
      <w:r>
        <w:rPr>
          <w:rFonts w:ascii="Arial" w:hAnsi="Arial" w:cs="Arial"/>
          <w:color w:val="000000"/>
        </w:rPr>
        <w:t>ing on-disk queries where the column in question is often queried</w:t>
      </w:r>
      <w:r w:rsidR="00D80F2D">
        <w:rPr>
          <w:rFonts w:ascii="Arial" w:hAnsi="Arial" w:cs="Arial"/>
          <w:color w:val="000000"/>
        </w:rPr>
        <w:t xml:space="preserve"> and filtering by which (in the where clause) greatly minimi</w:t>
      </w:r>
      <w:r w:rsidR="009C742B">
        <w:rPr>
          <w:rFonts w:ascii="Arial" w:hAnsi="Arial" w:cs="Arial"/>
          <w:color w:val="000000"/>
        </w:rPr>
        <w:t>z</w:t>
      </w:r>
      <w:r w:rsidR="00D80F2D">
        <w:rPr>
          <w:rFonts w:ascii="Arial" w:hAnsi="Arial" w:cs="Arial"/>
          <w:color w:val="000000"/>
        </w:rPr>
        <w:t>es the amount of data needed to search</w:t>
      </w:r>
      <w:r w:rsidR="0058488E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="00FE79F3">
        <w:rPr>
          <w:rFonts w:ascii="Arial" w:hAnsi="Arial" w:cs="Arial"/>
          <w:color w:val="000000"/>
        </w:rPr>
        <w:t>This is the case here,</w:t>
      </w:r>
      <w:r w:rsidR="006B3639">
        <w:rPr>
          <w:rFonts w:ascii="Arial" w:hAnsi="Arial" w:cs="Arial"/>
          <w:color w:val="000000"/>
        </w:rPr>
        <w:t xml:space="preserve"> since any queries for transaction information executed against the mainDB tables, will restrict the search to specific blocks by placing a height restraint leftmost in the where clause, as shown in section </w:t>
      </w:r>
      <w:hyperlink w:anchor="_Reference_HDB_with" w:history="1">
        <w:r w:rsidR="006B3639" w:rsidRPr="00DF71E5">
          <w:rPr>
            <w:rStyle w:val="Hyperlink"/>
            <w:rFonts w:ascii="Arial" w:hAnsi="Arial" w:cs="Arial"/>
          </w:rPr>
          <w:t>Reference HDB with Lookup tables</w:t>
        </w:r>
      </w:hyperlink>
      <w:r w:rsidR="00DF71E5">
        <w:rPr>
          <w:rFonts w:ascii="Arial" w:hAnsi="Arial" w:cs="Arial"/>
          <w:color w:val="000000"/>
        </w:rPr>
        <w:t>.</w:t>
      </w:r>
      <w:r w:rsidR="005C44E6">
        <w:rPr>
          <w:rFonts w:ascii="Arial" w:hAnsi="Arial" w:cs="Arial"/>
          <w:color w:val="000000"/>
        </w:rPr>
        <w:t xml:space="preserve"> </w:t>
      </w:r>
    </w:p>
    <w:p w14:paraId="79E99AE2" w14:textId="77777777" w:rsidR="000830A6" w:rsidRDefault="000830A6" w:rsidP="00225B54">
      <w:pPr>
        <w:rPr>
          <w:rFonts w:ascii="Arial" w:hAnsi="Arial" w:cs="Arial"/>
          <w:color w:val="000000"/>
        </w:rPr>
      </w:pPr>
    </w:p>
    <w:p w14:paraId="193C4509" w14:textId="5E7B0BAA" w:rsidR="00225B54" w:rsidRDefault="00225B54" w:rsidP="00225B5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Similarly, </w:t>
      </w:r>
      <w:r w:rsidR="000830A6">
        <w:rPr>
          <w:rFonts w:ascii="Arial" w:hAnsi="Arial" w:cs="Arial"/>
          <w:color w:val="000000"/>
        </w:rPr>
        <w:t xml:space="preserve">within the refDB, both the </w:t>
      </w:r>
      <w:r w:rsidR="000830A6" w:rsidRPr="009C1DD9">
        <w:rPr>
          <w:rFonts w:ascii="Arial" w:hAnsi="Arial" w:cs="Arial"/>
          <w:b/>
          <w:color w:val="000000"/>
        </w:rPr>
        <w:t>addressLookup</w:t>
      </w:r>
      <w:r w:rsidR="000830A6">
        <w:rPr>
          <w:rFonts w:ascii="Arial" w:hAnsi="Arial" w:cs="Arial"/>
          <w:color w:val="000000"/>
        </w:rPr>
        <w:t xml:space="preserve"> and </w:t>
      </w:r>
      <w:r w:rsidR="000830A6" w:rsidRPr="009C1DD9">
        <w:rPr>
          <w:rFonts w:ascii="Arial" w:hAnsi="Arial" w:cs="Arial"/>
          <w:b/>
          <w:color w:val="000000"/>
        </w:rPr>
        <w:t>txidLookup</w:t>
      </w:r>
      <w:r w:rsidR="000830A6">
        <w:rPr>
          <w:rFonts w:ascii="Arial" w:hAnsi="Arial" w:cs="Arial"/>
          <w:color w:val="000000"/>
        </w:rPr>
        <w:t xml:space="preserve"> tables have a grouped attribute applied to</w:t>
      </w:r>
      <w:r>
        <w:rPr>
          <w:rFonts w:ascii="Arial" w:hAnsi="Arial" w:cs="Arial"/>
          <w:color w:val="000000"/>
        </w:rPr>
        <w:t xml:space="preserve"> a symbol column called </w:t>
      </w:r>
      <w:r w:rsidR="00225E2F">
        <w:rPr>
          <w:rFonts w:ascii="Arial" w:hAnsi="Arial" w:cs="Arial"/>
          <w:b/>
          <w:color w:val="000000"/>
        </w:rPr>
        <w:t>tag</w:t>
      </w:r>
      <w:r w:rsidR="00066FA3">
        <w:rPr>
          <w:rFonts w:ascii="Arial" w:hAnsi="Arial" w:cs="Arial"/>
          <w:color w:val="000000"/>
        </w:rPr>
        <w:t>, shown above</w:t>
      </w:r>
      <w:r w:rsidR="000830A6">
        <w:rPr>
          <w:rFonts w:ascii="Arial" w:hAnsi="Arial" w:cs="Arial"/>
          <w:b/>
          <w:color w:val="000000"/>
        </w:rPr>
        <w:t>.</w:t>
      </w:r>
      <w:r>
        <w:rPr>
          <w:rFonts w:ascii="Arial" w:hAnsi="Arial" w:cs="Arial"/>
          <w:b/>
          <w:color w:val="000000"/>
        </w:rPr>
        <w:t xml:space="preserve"> </w:t>
      </w:r>
      <w:r w:rsidR="00875AF4">
        <w:rPr>
          <w:rFonts w:ascii="Arial" w:hAnsi="Arial" w:cs="Arial"/>
          <w:color w:val="000000"/>
        </w:rPr>
        <w:t>This column</w:t>
      </w:r>
      <w:r>
        <w:rPr>
          <w:rFonts w:ascii="Arial" w:hAnsi="Arial" w:cs="Arial"/>
          <w:color w:val="000000"/>
        </w:rPr>
        <w:t xml:space="preserve"> contains the last t</w:t>
      </w:r>
      <w:r w:rsidR="000830A6">
        <w:rPr>
          <w:rFonts w:ascii="Arial" w:hAnsi="Arial" w:cs="Arial"/>
          <w:color w:val="000000"/>
        </w:rPr>
        <w:t>hree</w:t>
      </w:r>
      <w:r>
        <w:rPr>
          <w:rFonts w:ascii="Arial" w:hAnsi="Arial" w:cs="Arial"/>
          <w:color w:val="000000"/>
        </w:rPr>
        <w:t xml:space="preserve"> characters of the address or </w:t>
      </w:r>
      <w:r w:rsidR="001836C1">
        <w:rPr>
          <w:rFonts w:ascii="Arial" w:hAnsi="Arial" w:cs="Arial"/>
          <w:color w:val="000000"/>
        </w:rPr>
        <w:t>TXID</w:t>
      </w:r>
      <w:r>
        <w:rPr>
          <w:rFonts w:ascii="Arial" w:hAnsi="Arial" w:cs="Arial"/>
          <w:color w:val="000000"/>
        </w:rPr>
        <w:t xml:space="preserve"> string but stored as a symbol. Th</w:t>
      </w:r>
      <w:r w:rsidR="00875AF4">
        <w:rPr>
          <w:rFonts w:ascii="Arial" w:hAnsi="Arial" w:cs="Arial"/>
          <w:color w:val="000000"/>
        </w:rPr>
        <w:t>is grouped attribute is used to minimi</w:t>
      </w:r>
      <w:r w:rsidR="00622B8E">
        <w:rPr>
          <w:rFonts w:ascii="Arial" w:hAnsi="Arial" w:cs="Arial"/>
          <w:color w:val="000000"/>
        </w:rPr>
        <w:t>z</w:t>
      </w:r>
      <w:r w:rsidR="00875AF4">
        <w:rPr>
          <w:rFonts w:ascii="Arial" w:hAnsi="Arial" w:cs="Arial"/>
          <w:color w:val="000000"/>
        </w:rPr>
        <w:t xml:space="preserve">e the number of string comparisons performed when searching for an address or </w:t>
      </w:r>
      <w:r w:rsidR="001836C1">
        <w:rPr>
          <w:rFonts w:ascii="Arial" w:hAnsi="Arial" w:cs="Arial"/>
          <w:color w:val="000000"/>
        </w:rPr>
        <w:t>TXID</w:t>
      </w:r>
      <w:r w:rsidR="00875AF4">
        <w:rPr>
          <w:rFonts w:ascii="Arial" w:hAnsi="Arial" w:cs="Arial"/>
          <w:color w:val="000000"/>
        </w:rPr>
        <w:t xml:space="preserve"> within a</w:t>
      </w:r>
      <w:r w:rsidR="00225E2F">
        <w:rPr>
          <w:rFonts w:ascii="Arial" w:hAnsi="Arial" w:cs="Arial"/>
          <w:color w:val="000000"/>
        </w:rPr>
        <w:t xml:space="preserve"> given</w:t>
      </w:r>
      <w:r w:rsidR="00875AF4">
        <w:rPr>
          <w:rFonts w:ascii="Arial" w:hAnsi="Arial" w:cs="Arial"/>
          <w:color w:val="000000"/>
        </w:rPr>
        <w:t xml:space="preserve"> partition.</w:t>
      </w:r>
    </w:p>
    <w:p w14:paraId="14E17F37" w14:textId="29DA15BB" w:rsidR="00691624" w:rsidRDefault="00691624" w:rsidP="00225B54">
      <w:pPr>
        <w:rPr>
          <w:rFonts w:ascii="Arial" w:hAnsi="Arial" w:cs="Arial"/>
        </w:rPr>
      </w:pPr>
    </w:p>
    <w:p w14:paraId="2E807BFB" w14:textId="5F5B9638" w:rsidR="00691624" w:rsidRPr="00E55F05" w:rsidRDefault="00691624" w:rsidP="00225B54">
      <w:pPr>
        <w:rPr>
          <w:rFonts w:ascii="Arial" w:hAnsi="Arial" w:cs="Arial"/>
        </w:rPr>
      </w:pPr>
      <w:r>
        <w:rPr>
          <w:rFonts w:ascii="Arial" w:hAnsi="Arial" w:cs="Arial"/>
        </w:rPr>
        <w:t>For more information on the performance enhancements achieved by on-disk attribute application</w:t>
      </w:r>
      <w:r w:rsidR="00D22499">
        <w:rPr>
          <w:rFonts w:ascii="Arial" w:hAnsi="Arial" w:cs="Arial"/>
        </w:rPr>
        <w:t>, refer again to</w:t>
      </w:r>
      <w:r w:rsidR="00514102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</w:t>
      </w:r>
      <w:r w:rsidRPr="00B72810">
        <w:rPr>
          <w:rFonts w:ascii="Arial" w:hAnsi="Arial" w:cs="Arial"/>
        </w:rPr>
        <w:t xml:space="preserve">whitepaper </w:t>
      </w:r>
      <w:hyperlink r:id="rId62" w:history="1">
        <w:r w:rsidRPr="00B72810">
          <w:rPr>
            <w:rStyle w:val="Hyperlink"/>
            <w:rFonts w:ascii="Arial" w:hAnsi="Arial" w:cs="Arial"/>
          </w:rPr>
          <w:t>Columnar Database and Query Optimisation</w:t>
        </w:r>
      </w:hyperlink>
      <w:r>
        <w:rPr>
          <w:rFonts w:ascii="Arial" w:hAnsi="Arial" w:cs="Arial"/>
        </w:rPr>
        <w:t>.</w:t>
      </w:r>
    </w:p>
    <w:p w14:paraId="25E35218" w14:textId="39B7A289" w:rsidR="001514D8" w:rsidRDefault="006C0395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4E33C48" w14:textId="2C8C802E" w:rsidR="003D187A" w:rsidRDefault="003D187A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51E3F60" w14:textId="7F210E95" w:rsidR="003D187A" w:rsidRDefault="003D187A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395BF2" w14:textId="4177FA38" w:rsidR="003D187A" w:rsidRDefault="003D187A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6F86FE" w14:textId="77777777" w:rsidR="003D187A" w:rsidRDefault="003D187A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7131064" w14:textId="77777777" w:rsidR="005B4FBE" w:rsidRPr="00DA5B5F" w:rsidRDefault="005B4FBE" w:rsidP="00DA5B5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198EFDF" w14:textId="12F3F2B0" w:rsidR="00477D62" w:rsidRPr="00FE6E09" w:rsidRDefault="00477D62" w:rsidP="00FE6E09">
      <w:pPr>
        <w:pStyle w:val="Heading2"/>
        <w:rPr>
          <w:rFonts w:asciiTheme="minorHAnsi" w:hAnsiTheme="minorHAnsi" w:cstheme="minorHAnsi"/>
          <w:sz w:val="24"/>
        </w:rPr>
      </w:pPr>
      <w:bookmarkStart w:id="63" w:name="_Toc531609502"/>
      <w:r w:rsidRPr="00FE6E09">
        <w:rPr>
          <w:rFonts w:asciiTheme="minorHAnsi" w:hAnsiTheme="minorHAnsi" w:cstheme="minorHAnsi"/>
          <w:sz w:val="24"/>
        </w:rPr>
        <w:lastRenderedPageBreak/>
        <w:t xml:space="preserve">Memory </w:t>
      </w:r>
      <w:r w:rsidR="00DA5B5F" w:rsidRPr="00FE6E09">
        <w:rPr>
          <w:rFonts w:asciiTheme="minorHAnsi" w:hAnsiTheme="minorHAnsi" w:cstheme="minorHAnsi"/>
          <w:sz w:val="24"/>
        </w:rPr>
        <w:t>management</w:t>
      </w:r>
      <w:bookmarkEnd w:id="63"/>
      <w:r w:rsidR="00DA5B5F" w:rsidRPr="00FE6E09">
        <w:rPr>
          <w:rFonts w:asciiTheme="minorHAnsi" w:hAnsiTheme="minorHAnsi" w:cstheme="minorHAnsi"/>
          <w:sz w:val="24"/>
        </w:rPr>
        <w:t xml:space="preserve"> </w:t>
      </w:r>
    </w:p>
    <w:p w14:paraId="33B205E2" w14:textId="73711406" w:rsidR="00DA5B5F" w:rsidRDefault="00DA5B5F" w:rsidP="00DA5B5F"/>
    <w:p w14:paraId="25D684BF" w14:textId="317B706C" w:rsidR="00DA5B5F" w:rsidRPr="000C0D95" w:rsidRDefault="00EC5D74" w:rsidP="005F04EC">
      <w:pPr>
        <w:rPr>
          <w:rFonts w:ascii="Arial" w:hAnsi="Arial" w:cs="Arial"/>
        </w:rPr>
      </w:pPr>
      <w:r w:rsidRPr="000C0D95">
        <w:rPr>
          <w:rFonts w:ascii="Arial" w:hAnsi="Arial" w:cs="Arial"/>
        </w:rPr>
        <w:t>An important consideration for th</w:t>
      </w:r>
      <w:r w:rsidR="00865053">
        <w:rPr>
          <w:rFonts w:ascii="Arial" w:hAnsi="Arial" w:cs="Arial"/>
        </w:rPr>
        <w:t>e</w:t>
      </w:r>
      <w:r w:rsidRPr="000C0D95">
        <w:rPr>
          <w:rFonts w:ascii="Arial" w:hAnsi="Arial" w:cs="Arial"/>
        </w:rPr>
        <w:t xml:space="preserve"> block</w:t>
      </w:r>
      <w:r w:rsidR="00865053">
        <w:rPr>
          <w:rFonts w:ascii="Arial" w:hAnsi="Arial" w:cs="Arial"/>
        </w:rPr>
        <w:t>chain</w:t>
      </w:r>
      <w:r w:rsidRPr="000C0D95">
        <w:rPr>
          <w:rFonts w:ascii="Arial" w:hAnsi="Arial" w:cs="Arial"/>
        </w:rPr>
        <w:t xml:space="preserve"> download</w:t>
      </w:r>
      <w:r w:rsidR="005F45A7">
        <w:rPr>
          <w:rFonts w:ascii="Arial" w:hAnsi="Arial" w:cs="Arial"/>
        </w:rPr>
        <w:t xml:space="preserve"> </w:t>
      </w:r>
      <w:r w:rsidR="00875D3E">
        <w:rPr>
          <w:rFonts w:ascii="Arial" w:hAnsi="Arial" w:cs="Arial"/>
        </w:rPr>
        <w:t>process</w:t>
      </w:r>
      <w:r w:rsidRPr="000C0D95">
        <w:rPr>
          <w:rFonts w:ascii="Arial" w:hAnsi="Arial" w:cs="Arial"/>
        </w:rPr>
        <w:t xml:space="preserve"> </w:t>
      </w:r>
      <w:r w:rsidR="00A87958" w:rsidRPr="000C0D95">
        <w:rPr>
          <w:rFonts w:ascii="Arial" w:hAnsi="Arial" w:cs="Arial"/>
        </w:rPr>
        <w:t xml:space="preserve">was </w:t>
      </w:r>
      <w:r w:rsidR="005F04EC" w:rsidRPr="000C0D95">
        <w:rPr>
          <w:rFonts w:ascii="Arial" w:hAnsi="Arial" w:cs="Arial"/>
        </w:rPr>
        <w:t xml:space="preserve">that it be flexible enough to run on mid-range systems without consuming too much memory. </w:t>
      </w:r>
      <w:r w:rsidR="00CA7DF5" w:rsidRPr="000C0D95">
        <w:rPr>
          <w:rFonts w:ascii="Arial" w:hAnsi="Arial" w:cs="Arial"/>
          <w:color w:val="000000"/>
        </w:rPr>
        <w:t>With</w:t>
      </w:r>
      <w:r w:rsidR="005F04EC" w:rsidRPr="000C0D95">
        <w:rPr>
          <w:rFonts w:ascii="Arial" w:hAnsi="Arial" w:cs="Arial"/>
          <w:color w:val="000000"/>
        </w:rPr>
        <w:t xml:space="preserve"> new blocks being extracted and processed every 100ms during the initial download period,</w:t>
      </w:r>
      <w:r w:rsidR="00CA7DF5" w:rsidRPr="000C0D95">
        <w:rPr>
          <w:rFonts w:ascii="Arial" w:hAnsi="Arial" w:cs="Arial"/>
          <w:color w:val="000000"/>
        </w:rPr>
        <w:t xml:space="preserve"> a lot of comput</w:t>
      </w:r>
      <w:r w:rsidR="007D1E21" w:rsidRPr="000C0D95">
        <w:rPr>
          <w:rFonts w:ascii="Arial" w:hAnsi="Arial" w:cs="Arial"/>
          <w:color w:val="000000"/>
        </w:rPr>
        <w:t>ation</w:t>
      </w:r>
      <w:r w:rsidR="00CA7DF5" w:rsidRPr="000C0D95">
        <w:rPr>
          <w:rFonts w:ascii="Arial" w:hAnsi="Arial" w:cs="Arial"/>
          <w:color w:val="000000"/>
        </w:rPr>
        <w:t xml:space="preserve"> i</w:t>
      </w:r>
      <w:r w:rsidR="000C0D95" w:rsidRPr="000C0D95">
        <w:rPr>
          <w:rFonts w:ascii="Arial" w:hAnsi="Arial" w:cs="Arial"/>
          <w:color w:val="000000"/>
        </w:rPr>
        <w:t>s performed in-</w:t>
      </w:r>
      <w:r w:rsidR="00CA7DF5" w:rsidRPr="000C0D95">
        <w:rPr>
          <w:rFonts w:ascii="Arial" w:hAnsi="Arial" w:cs="Arial"/>
          <w:color w:val="000000"/>
        </w:rPr>
        <w:t>memory</w:t>
      </w:r>
      <w:r w:rsidR="000C0D95" w:rsidRPr="000C0D95">
        <w:rPr>
          <w:rFonts w:ascii="Arial" w:hAnsi="Arial" w:cs="Arial"/>
          <w:color w:val="000000"/>
        </w:rPr>
        <w:t>,</w:t>
      </w:r>
      <w:r w:rsidR="00CA7DF5" w:rsidRPr="000C0D95">
        <w:rPr>
          <w:rFonts w:ascii="Arial" w:hAnsi="Arial" w:cs="Arial"/>
          <w:color w:val="000000"/>
        </w:rPr>
        <w:t xml:space="preserve"> </w:t>
      </w:r>
      <w:r w:rsidR="000C0D95">
        <w:rPr>
          <w:rFonts w:ascii="Arial" w:hAnsi="Arial" w:cs="Arial"/>
          <w:color w:val="000000"/>
        </w:rPr>
        <w:t>and the following steps were taken to minimi</w:t>
      </w:r>
      <w:r w:rsidR="00622B8E">
        <w:rPr>
          <w:rFonts w:ascii="Arial" w:hAnsi="Arial" w:cs="Arial"/>
          <w:color w:val="000000"/>
        </w:rPr>
        <w:t>z</w:t>
      </w:r>
      <w:r w:rsidR="000C0D95">
        <w:rPr>
          <w:rFonts w:ascii="Arial" w:hAnsi="Arial" w:cs="Arial"/>
          <w:color w:val="000000"/>
        </w:rPr>
        <w:t>e th</w:t>
      </w:r>
      <w:r w:rsidR="00F3585E">
        <w:rPr>
          <w:rFonts w:ascii="Arial" w:hAnsi="Arial" w:cs="Arial"/>
          <w:color w:val="000000"/>
        </w:rPr>
        <w:t>e</w:t>
      </w:r>
      <w:r w:rsidR="000C0D95">
        <w:rPr>
          <w:rFonts w:ascii="Arial" w:hAnsi="Arial" w:cs="Arial"/>
          <w:color w:val="000000"/>
        </w:rPr>
        <w:t xml:space="preserve"> memory footprint</w:t>
      </w:r>
      <w:r w:rsidR="0086444B" w:rsidRPr="000C0D95">
        <w:rPr>
          <w:rFonts w:ascii="Arial" w:hAnsi="Arial" w:cs="Arial"/>
          <w:color w:val="000000"/>
        </w:rPr>
        <w:t>:</w:t>
      </w:r>
    </w:p>
    <w:p w14:paraId="07F5D2EE" w14:textId="77777777" w:rsidR="00477D62" w:rsidRDefault="00477D62" w:rsidP="00477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A9A4C9" w14:textId="2E1E95A2" w:rsidR="00477D62" w:rsidRDefault="00A87958" w:rsidP="00477D62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Periodic write (append) to disk</w:t>
      </w:r>
    </w:p>
    <w:p w14:paraId="00AB0B7F" w14:textId="77777777" w:rsidR="006E0B15" w:rsidRDefault="006E0B15" w:rsidP="006E0B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AD7EAF9" w14:textId="098A1662" w:rsidR="002E4D43" w:rsidRDefault="00A87958" w:rsidP="00477D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download script </w:t>
      </w:r>
      <w:r w:rsidR="00865053">
        <w:rPr>
          <w:rFonts w:ascii="Arial" w:hAnsi="Arial" w:cs="Arial"/>
          <w:color w:val="000000"/>
          <w:sz w:val="22"/>
          <w:szCs w:val="22"/>
        </w:rPr>
        <w:t>can be</w:t>
      </w:r>
      <w:r>
        <w:rPr>
          <w:rFonts w:ascii="Arial" w:hAnsi="Arial" w:cs="Arial"/>
          <w:color w:val="000000"/>
          <w:sz w:val="22"/>
          <w:szCs w:val="22"/>
        </w:rPr>
        <w:t xml:space="preserve"> configured to append in-memory tables to disk and clear in-memory tables on a specified period. </w:t>
      </w:r>
      <w:r w:rsidR="005F45A7">
        <w:rPr>
          <w:rFonts w:ascii="Arial" w:hAnsi="Arial" w:cs="Arial"/>
          <w:color w:val="000000"/>
          <w:sz w:val="22"/>
          <w:szCs w:val="22"/>
        </w:rPr>
        <w:t>T</w:t>
      </w:r>
      <w:r>
        <w:rPr>
          <w:rFonts w:ascii="Arial" w:hAnsi="Arial" w:cs="Arial"/>
          <w:color w:val="000000"/>
          <w:sz w:val="22"/>
          <w:szCs w:val="22"/>
        </w:rPr>
        <w:t>his helps restrain the</w:t>
      </w:r>
      <w:r w:rsidR="005F45A7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amount of data </w:t>
      </w:r>
      <w:r w:rsidR="005F45A7">
        <w:rPr>
          <w:rFonts w:ascii="Arial" w:hAnsi="Arial" w:cs="Arial"/>
          <w:color w:val="000000"/>
          <w:sz w:val="22"/>
          <w:szCs w:val="22"/>
        </w:rPr>
        <w:t>required to be</w:t>
      </w:r>
      <w:r>
        <w:rPr>
          <w:rFonts w:ascii="Arial" w:hAnsi="Arial" w:cs="Arial"/>
          <w:color w:val="000000"/>
          <w:sz w:val="22"/>
          <w:szCs w:val="22"/>
        </w:rPr>
        <w:t xml:space="preserve"> held in memory.</w:t>
      </w:r>
      <w:r w:rsidR="00477D6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For the </w:t>
      </w:r>
      <w:r w:rsidR="00546064">
        <w:rPr>
          <w:rFonts w:ascii="Arial" w:hAnsi="Arial" w:cs="Arial"/>
          <w:color w:val="000000"/>
          <w:sz w:val="22"/>
          <w:szCs w:val="22"/>
        </w:rPr>
        <w:t>download</w:t>
      </w:r>
      <w:r>
        <w:rPr>
          <w:rFonts w:ascii="Arial" w:hAnsi="Arial" w:cs="Arial"/>
          <w:color w:val="000000"/>
          <w:sz w:val="22"/>
          <w:szCs w:val="22"/>
        </w:rPr>
        <w:t xml:space="preserve"> script, a </w:t>
      </w:r>
      <w:r w:rsidR="00AA3EA1">
        <w:rPr>
          <w:rFonts w:ascii="Arial" w:hAnsi="Arial" w:cs="Arial"/>
          <w:color w:val="000000"/>
          <w:sz w:val="22"/>
          <w:szCs w:val="22"/>
        </w:rPr>
        <w:t>write-</w:t>
      </w:r>
      <w:r w:rsidR="00602C2F">
        <w:rPr>
          <w:rFonts w:ascii="Arial" w:hAnsi="Arial" w:cs="Arial"/>
          <w:color w:val="000000"/>
          <w:sz w:val="22"/>
          <w:szCs w:val="22"/>
        </w:rPr>
        <w:t>down</w:t>
      </w:r>
      <w:r>
        <w:rPr>
          <w:rFonts w:ascii="Arial" w:hAnsi="Arial" w:cs="Arial"/>
          <w:color w:val="000000"/>
          <w:sz w:val="22"/>
          <w:szCs w:val="22"/>
        </w:rPr>
        <w:t xml:space="preserve"> frequency of </w:t>
      </w:r>
      <w:r w:rsidR="00AC388B">
        <w:rPr>
          <w:rFonts w:ascii="Arial" w:hAnsi="Arial" w:cs="Arial"/>
          <w:color w:val="000000"/>
          <w:sz w:val="22"/>
          <w:szCs w:val="22"/>
        </w:rPr>
        <w:t>1</w:t>
      </w:r>
      <w:r w:rsidR="007309CB">
        <w:rPr>
          <w:rFonts w:ascii="Arial" w:hAnsi="Arial" w:cs="Arial"/>
          <w:color w:val="000000"/>
          <w:sz w:val="22"/>
          <w:szCs w:val="22"/>
        </w:rPr>
        <w:t xml:space="preserve">00 </w:t>
      </w:r>
      <w:r>
        <w:rPr>
          <w:rFonts w:ascii="Arial" w:hAnsi="Arial" w:cs="Arial"/>
          <w:color w:val="000000"/>
          <w:sz w:val="22"/>
          <w:szCs w:val="22"/>
        </w:rPr>
        <w:t>blocks was chosen</w:t>
      </w:r>
      <w:r w:rsidR="006F2441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This option is suitable for the initial download of historic blocks, however, once th</w:t>
      </w:r>
      <w:r w:rsidR="0097000A">
        <w:rPr>
          <w:rFonts w:ascii="Arial" w:hAnsi="Arial" w:cs="Arial"/>
          <w:color w:val="000000"/>
          <w:sz w:val="22"/>
          <w:szCs w:val="22"/>
        </w:rPr>
        <w:t>e process is in sync and has received the latest block,</w:t>
      </w:r>
      <w:r>
        <w:rPr>
          <w:rFonts w:ascii="Arial" w:hAnsi="Arial" w:cs="Arial"/>
          <w:color w:val="000000"/>
          <w:sz w:val="22"/>
          <w:szCs w:val="22"/>
        </w:rPr>
        <w:t xml:space="preserve"> an append frequency of 1 would be </w:t>
      </w:r>
      <w:r w:rsidR="00855375">
        <w:rPr>
          <w:rFonts w:ascii="Arial" w:hAnsi="Arial" w:cs="Arial"/>
          <w:color w:val="000000"/>
          <w:sz w:val="22"/>
          <w:szCs w:val="22"/>
        </w:rPr>
        <w:t xml:space="preserve">more </w:t>
      </w:r>
      <w:r>
        <w:rPr>
          <w:rFonts w:ascii="Arial" w:hAnsi="Arial" w:cs="Arial"/>
          <w:color w:val="000000"/>
          <w:sz w:val="22"/>
          <w:szCs w:val="22"/>
        </w:rPr>
        <w:t>appropriate</w:t>
      </w:r>
      <w:r w:rsidR="0097000A">
        <w:rPr>
          <w:rFonts w:ascii="Arial" w:hAnsi="Arial" w:cs="Arial"/>
          <w:color w:val="000000"/>
          <w:sz w:val="22"/>
          <w:szCs w:val="22"/>
        </w:rPr>
        <w:t xml:space="preserve"> as new blocks are likely to be received every 10 minutes thereafter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1957A1">
        <w:rPr>
          <w:rFonts w:ascii="Arial" w:hAnsi="Arial" w:cs="Arial"/>
          <w:color w:val="000000"/>
          <w:sz w:val="22"/>
          <w:szCs w:val="22"/>
        </w:rPr>
        <w:t xml:space="preserve"> Below is an example of how the </w:t>
      </w:r>
      <w:r w:rsidR="001957A1" w:rsidRPr="006D2617">
        <w:rPr>
          <w:rFonts w:ascii="Arial" w:hAnsi="Arial" w:cs="Arial"/>
          <w:i/>
          <w:color w:val="000000"/>
          <w:sz w:val="22"/>
          <w:szCs w:val="22"/>
        </w:rPr>
        <w:t>processBlock</w:t>
      </w:r>
      <w:r w:rsidR="001957A1">
        <w:rPr>
          <w:rFonts w:ascii="Arial" w:hAnsi="Arial" w:cs="Arial"/>
          <w:color w:val="000000"/>
          <w:sz w:val="22"/>
          <w:szCs w:val="22"/>
        </w:rPr>
        <w:t xml:space="preserve"> function</w:t>
      </w:r>
      <w:r w:rsidR="00AF3730">
        <w:rPr>
          <w:rFonts w:ascii="Arial" w:hAnsi="Arial" w:cs="Arial"/>
          <w:color w:val="000000"/>
          <w:sz w:val="22"/>
          <w:szCs w:val="22"/>
        </w:rPr>
        <w:t>,</w:t>
      </w:r>
      <w:r w:rsidR="001957A1">
        <w:rPr>
          <w:rFonts w:ascii="Arial" w:hAnsi="Arial" w:cs="Arial"/>
          <w:color w:val="000000"/>
          <w:sz w:val="22"/>
          <w:szCs w:val="22"/>
        </w:rPr>
        <w:t xml:space="preserve"> shown earlier</w:t>
      </w:r>
      <w:r w:rsidR="00AF3730">
        <w:rPr>
          <w:rFonts w:ascii="Arial" w:hAnsi="Arial" w:cs="Arial"/>
          <w:color w:val="000000"/>
          <w:sz w:val="22"/>
          <w:szCs w:val="22"/>
        </w:rPr>
        <w:t>,</w:t>
      </w:r>
      <w:r w:rsidR="001957A1">
        <w:rPr>
          <w:rFonts w:ascii="Arial" w:hAnsi="Arial" w:cs="Arial"/>
          <w:color w:val="000000"/>
          <w:sz w:val="22"/>
          <w:szCs w:val="22"/>
        </w:rPr>
        <w:t xml:space="preserve"> can be modified to write to disk every </w:t>
      </w:r>
      <w:r w:rsidR="00AC388B">
        <w:rPr>
          <w:rFonts w:ascii="Arial" w:hAnsi="Arial" w:cs="Arial"/>
          <w:color w:val="000000"/>
          <w:sz w:val="22"/>
          <w:szCs w:val="22"/>
        </w:rPr>
        <w:t>1</w:t>
      </w:r>
      <w:r w:rsidR="007309CB">
        <w:rPr>
          <w:rFonts w:ascii="Arial" w:hAnsi="Arial" w:cs="Arial"/>
          <w:color w:val="000000"/>
          <w:sz w:val="22"/>
          <w:szCs w:val="22"/>
        </w:rPr>
        <w:t>00</w:t>
      </w:r>
      <w:r w:rsidR="00AA3EA1">
        <w:rPr>
          <w:rFonts w:ascii="Arial" w:hAnsi="Arial" w:cs="Arial"/>
          <w:color w:val="000000"/>
          <w:sz w:val="22"/>
          <w:szCs w:val="22"/>
        </w:rPr>
        <w:t xml:space="preserve"> blocks and clear in-</w:t>
      </w:r>
      <w:r w:rsidR="001957A1">
        <w:rPr>
          <w:rFonts w:ascii="Arial" w:hAnsi="Arial" w:cs="Arial"/>
          <w:color w:val="000000"/>
          <w:sz w:val="22"/>
          <w:szCs w:val="22"/>
        </w:rPr>
        <w:t>memory tables.</w:t>
      </w:r>
    </w:p>
    <w:p w14:paraId="08FF9CF6" w14:textId="77777777" w:rsidR="00A532A4" w:rsidRDefault="00A532A4" w:rsidP="00477D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64" w:name="_MON_1601646360"/>
    <w:bookmarkEnd w:id="64"/>
    <w:p w14:paraId="10168129" w14:textId="27FA86E6" w:rsidR="002E4D43" w:rsidRDefault="00BF779D" w:rsidP="00477D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6104" w14:anchorId="74944FBD">
          <v:shape id="_x0000_i1037" type="#_x0000_t75" style="width:451.5pt;height:309.75pt" o:ole="">
            <v:imagedata r:id="rId63" o:title=""/>
          </v:shape>
          <o:OLEObject Type="Embed" ProgID="Word.OpenDocumentText.12" ShapeID="_x0000_i1037" DrawAspect="Content" ObjectID="_1605370978" r:id="rId64"/>
        </w:object>
      </w:r>
    </w:p>
    <w:p w14:paraId="6E793F33" w14:textId="1D411B06" w:rsidR="00294B36" w:rsidRPr="006D7023" w:rsidRDefault="00B35816" w:rsidP="00477D62">
      <w:pPr>
        <w:pStyle w:val="NormalWeb"/>
        <w:spacing w:before="0" w:beforeAutospacing="0" w:after="0" w:afterAutospacing="0"/>
        <w:rPr>
          <w:rFonts w:ascii="Arial" w:hAnsi="Arial" w:cs="Arial"/>
          <w:sz w:val="22"/>
          <w:rPrChange w:id="65" w:author="Daniel Irwin" w:date="2018-12-03T14:07:00Z">
            <w:rPr/>
          </w:rPrChange>
        </w:rPr>
      </w:pPr>
      <w:r w:rsidRPr="006D7023">
        <w:rPr>
          <w:rFonts w:ascii="Arial" w:hAnsi="Arial" w:cs="Arial"/>
          <w:sz w:val="22"/>
          <w:rPrChange w:id="66" w:author="Daniel Irwin" w:date="2018-12-03T14:07:00Z">
            <w:rPr/>
          </w:rPrChange>
        </w:rPr>
        <w:t xml:space="preserve">For more information on similar intraday write down solutions, see </w:t>
      </w:r>
      <w:r w:rsidR="003A045B" w:rsidRPr="006D7023">
        <w:rPr>
          <w:rFonts w:ascii="Arial" w:hAnsi="Arial" w:cs="Arial"/>
          <w:sz w:val="22"/>
          <w:rPrChange w:id="67" w:author="Daniel Irwin" w:date="2018-12-03T14:07:00Z">
            <w:rPr/>
          </w:rPrChange>
        </w:rPr>
        <w:t xml:space="preserve">the whitepaper </w:t>
      </w:r>
      <w:r w:rsidR="00A72764" w:rsidRPr="006D7023">
        <w:rPr>
          <w:rFonts w:ascii="Arial" w:hAnsi="Arial" w:cs="Arial"/>
          <w:sz w:val="22"/>
          <w:rPrChange w:id="68" w:author="Daniel Irwin" w:date="2018-12-03T14:07:00Z">
            <w:rPr/>
          </w:rPrChange>
        </w:rPr>
        <w:fldChar w:fldCharType="begin"/>
      </w:r>
      <w:r w:rsidR="00A72764" w:rsidRPr="006D7023">
        <w:rPr>
          <w:rFonts w:ascii="Arial" w:hAnsi="Arial" w:cs="Arial"/>
          <w:sz w:val="22"/>
          <w:rPrChange w:id="69" w:author="Daniel Irwin" w:date="2018-12-03T14:07:00Z">
            <w:rPr/>
          </w:rPrChange>
        </w:rPr>
        <w:instrText xml:space="preserve"> HYPERLINK "https://code.kx.com/q/wp/intraday_writedown_solutions.pdf" </w:instrText>
      </w:r>
      <w:r w:rsidR="00A72764" w:rsidRPr="006D7023">
        <w:rPr>
          <w:rFonts w:ascii="Arial" w:hAnsi="Arial" w:cs="Arial"/>
          <w:sz w:val="22"/>
          <w:rPrChange w:id="70" w:author="Daniel Irwin" w:date="2018-12-03T14:07:00Z">
            <w:rPr>
              <w:rStyle w:val="Hyperlink"/>
            </w:rPr>
          </w:rPrChange>
        </w:rPr>
        <w:fldChar w:fldCharType="separate"/>
      </w:r>
      <w:r w:rsidR="003A045B" w:rsidRPr="006D7023">
        <w:rPr>
          <w:rStyle w:val="Hyperlink"/>
          <w:rFonts w:ascii="Arial" w:hAnsi="Arial" w:cs="Arial"/>
          <w:sz w:val="22"/>
          <w:rPrChange w:id="71" w:author="Daniel Irwin" w:date="2018-12-03T14:07:00Z">
            <w:rPr>
              <w:rStyle w:val="Hyperlink"/>
            </w:rPr>
          </w:rPrChange>
        </w:rPr>
        <w:t>Intraday Writedown Solutions</w:t>
      </w:r>
      <w:r w:rsidR="00A72764" w:rsidRPr="006D7023">
        <w:rPr>
          <w:rStyle w:val="Hyperlink"/>
          <w:rFonts w:ascii="Arial" w:hAnsi="Arial" w:cs="Arial"/>
          <w:sz w:val="22"/>
          <w:rPrChange w:id="72" w:author="Daniel Irwin" w:date="2018-12-03T14:07:00Z">
            <w:rPr>
              <w:rStyle w:val="Hyperlink"/>
            </w:rPr>
          </w:rPrChange>
        </w:rPr>
        <w:fldChar w:fldCharType="end"/>
      </w:r>
      <w:r w:rsidR="003A045B" w:rsidRPr="006D7023">
        <w:rPr>
          <w:rFonts w:ascii="Arial" w:hAnsi="Arial" w:cs="Arial"/>
          <w:sz w:val="22"/>
          <w:rPrChange w:id="73" w:author="Daniel Irwin" w:date="2018-12-03T14:07:00Z">
            <w:rPr/>
          </w:rPrChange>
        </w:rPr>
        <w:t>.</w:t>
      </w:r>
    </w:p>
    <w:p w14:paraId="79A2F6D0" w14:textId="77777777" w:rsidR="00B35816" w:rsidRDefault="00B35816" w:rsidP="00477D62">
      <w:pPr>
        <w:pStyle w:val="NormalWeb"/>
        <w:spacing w:before="0" w:beforeAutospacing="0" w:after="0" w:afterAutospacing="0"/>
      </w:pPr>
    </w:p>
    <w:p w14:paraId="43234934" w14:textId="5E0E7B55" w:rsidR="00294B36" w:rsidRPr="006F0CAB" w:rsidRDefault="00294B36" w:rsidP="006F0CAB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F0CAB">
        <w:rPr>
          <w:rFonts w:ascii="Arial" w:hAnsi="Arial" w:cs="Arial"/>
          <w:color w:val="000000"/>
          <w:sz w:val="22"/>
          <w:szCs w:val="22"/>
        </w:rPr>
        <w:t>Garbage collection</w:t>
      </w:r>
    </w:p>
    <w:p w14:paraId="6C9E4424" w14:textId="77777777" w:rsidR="00294B36" w:rsidRDefault="00294B36" w:rsidP="00294B36">
      <w:pPr>
        <w:pStyle w:val="NormalWeb"/>
        <w:spacing w:before="0" w:beforeAutospacing="0" w:after="0" w:afterAutospacing="0"/>
        <w:ind w:left="720"/>
      </w:pPr>
    </w:p>
    <w:p w14:paraId="5C8838E7" w14:textId="6B5544C7" w:rsidR="00477D62" w:rsidRDefault="00855375" w:rsidP="00477D62">
      <w:pPr>
        <w:rPr>
          <w:rFonts w:ascii="Arial" w:eastAsia="Times New Roman" w:hAnsi="Arial" w:cs="Arial"/>
          <w:color w:val="000000"/>
          <w:lang w:eastAsia="en-GB"/>
        </w:rPr>
      </w:pPr>
      <w:r>
        <w:rPr>
          <w:rFonts w:ascii="Arial" w:eastAsia="Times New Roman" w:hAnsi="Arial" w:cs="Arial"/>
          <w:color w:val="000000"/>
          <w:lang w:eastAsia="en-GB"/>
        </w:rPr>
        <w:t>As part of the download process,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 xml:space="preserve"> the </w:t>
      </w:r>
      <w:hyperlink r:id="rId65" w:anchor="qgc-garbage-collect" w:history="1">
        <w:r w:rsidR="004019E1" w:rsidRPr="003E2027">
          <w:rPr>
            <w:rStyle w:val="Hyperlink"/>
            <w:rFonts w:ascii="Arial" w:eastAsia="Times New Roman" w:hAnsi="Arial" w:cs="Arial"/>
            <w:lang w:eastAsia="en-GB"/>
          </w:rPr>
          <w:t>.Q.gc[]</w:t>
        </w:r>
      </w:hyperlink>
      <w:r w:rsidR="004019E1" w:rsidRPr="006F0CAB">
        <w:rPr>
          <w:rFonts w:ascii="Arial" w:eastAsia="Times New Roman" w:hAnsi="Arial" w:cs="Arial"/>
          <w:color w:val="000000"/>
          <w:lang w:eastAsia="en-GB"/>
        </w:rPr>
        <w:t xml:space="preserve"> function</w:t>
      </w:r>
      <w:r>
        <w:rPr>
          <w:rFonts w:ascii="Arial" w:eastAsia="Times New Roman" w:hAnsi="Arial" w:cs="Arial"/>
          <w:color w:val="000000"/>
          <w:lang w:eastAsia="en-GB"/>
        </w:rPr>
        <w:t xml:space="preserve"> is called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 xml:space="preserve"> periodically to return unreferenced memory to the heap.</w:t>
      </w:r>
    </w:p>
    <w:p w14:paraId="413C6873" w14:textId="457FDBD1" w:rsidR="00465E99" w:rsidRDefault="00465E99" w:rsidP="00477D62">
      <w:pPr>
        <w:rPr>
          <w:rFonts w:ascii="Arial" w:eastAsia="Times New Roman" w:hAnsi="Arial" w:cs="Arial"/>
          <w:color w:val="000000"/>
          <w:lang w:eastAsia="en-GB"/>
        </w:rPr>
      </w:pPr>
    </w:p>
    <w:p w14:paraId="5520CB2C" w14:textId="77777777" w:rsidR="00465E99" w:rsidRDefault="00465E99" w:rsidP="00477D62">
      <w:pPr>
        <w:rPr>
          <w:ins w:id="74" w:author="Daniel Irwin" w:date="2018-12-03T14:07:00Z"/>
          <w:rFonts w:ascii="Arial" w:eastAsia="Times New Roman" w:hAnsi="Arial" w:cs="Arial"/>
          <w:color w:val="000000"/>
          <w:lang w:eastAsia="en-GB"/>
        </w:rPr>
      </w:pPr>
    </w:p>
    <w:p w14:paraId="081372B8" w14:textId="77777777" w:rsidR="00294B36" w:rsidRDefault="00294B36" w:rsidP="00477D62"/>
    <w:p w14:paraId="70FBDAC5" w14:textId="4A087F5D" w:rsidR="00477D62" w:rsidRDefault="00477D62" w:rsidP="00477D62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Serialize complex columns</w:t>
      </w:r>
    </w:p>
    <w:p w14:paraId="430ADE3D" w14:textId="77777777" w:rsidR="006E0B15" w:rsidRDefault="006E0B15" w:rsidP="006E0B1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D201D0" w14:textId="00AD6673" w:rsidR="00544335" w:rsidRPr="00C73856" w:rsidRDefault="00477D62" w:rsidP="006F0CAB">
      <w:pPr>
        <w:rPr>
          <w:rFonts w:ascii="Arial" w:eastAsia="Times New Roman" w:hAnsi="Arial" w:cs="Arial"/>
          <w:lang w:eastAsia="en-GB"/>
        </w:rPr>
      </w:pPr>
      <w:r w:rsidRPr="006F0CAB">
        <w:rPr>
          <w:rFonts w:ascii="Arial" w:eastAsia="Times New Roman" w:hAnsi="Arial" w:cs="Arial"/>
          <w:color w:val="000000"/>
          <w:lang w:eastAsia="en-GB"/>
        </w:rPr>
        <w:t>Even after e</w:t>
      </w:r>
      <w:r w:rsidR="00F263F6">
        <w:rPr>
          <w:rFonts w:ascii="Arial" w:eastAsia="Times New Roman" w:hAnsi="Arial" w:cs="Arial"/>
          <w:color w:val="000000"/>
          <w:lang w:eastAsia="en-GB"/>
        </w:rPr>
        <w:t>xecuting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.Q.gc[] a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>t the end of each table write down event, it was noticed that there still persisted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a build-up of heap memory over time. 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>This was caused by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 xml:space="preserve">the 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complex columns scriptSig and scriptPubKey </w:t>
      </w:r>
      <w:bookmarkStart w:id="75" w:name="_Hlk530935980"/>
      <w:r w:rsidRPr="006F0CAB">
        <w:rPr>
          <w:rFonts w:ascii="Arial" w:eastAsia="Times New Roman" w:hAnsi="Arial" w:cs="Arial"/>
          <w:color w:val="000000"/>
          <w:lang w:eastAsia="en-GB"/>
        </w:rPr>
        <w:t xml:space="preserve">which were </w:t>
      </w:r>
      <w:bookmarkEnd w:id="75"/>
      <w:r w:rsidRPr="006F0CAB">
        <w:rPr>
          <w:rFonts w:ascii="Arial" w:eastAsia="Times New Roman" w:hAnsi="Arial" w:cs="Arial"/>
          <w:color w:val="000000"/>
          <w:lang w:eastAsia="en-GB"/>
        </w:rPr>
        <w:t>nested tables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>,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caus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>ing the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memory to become fragmented and difficult to release back to the OS</w:t>
      </w:r>
      <w:r w:rsidR="000F7391" w:rsidRPr="006F0CAB">
        <w:rPr>
          <w:rFonts w:ascii="Arial" w:eastAsia="Times New Roman" w:hAnsi="Arial" w:cs="Arial"/>
          <w:color w:val="000000"/>
          <w:lang w:eastAsia="en-GB"/>
        </w:rPr>
        <w:t xml:space="preserve"> [</w:t>
      </w:r>
      <w:r w:rsidR="005F45A7">
        <w:rPr>
          <w:rFonts w:ascii="Arial" w:eastAsia="Times New Roman" w:hAnsi="Arial" w:cs="Arial"/>
          <w:color w:val="000000"/>
          <w:lang w:eastAsia="en-GB"/>
        </w:rPr>
        <w:t>4</w:t>
      </w:r>
      <w:r w:rsidR="000F7391" w:rsidRPr="006F0CAB">
        <w:rPr>
          <w:rFonts w:ascii="Arial" w:eastAsia="Times New Roman" w:hAnsi="Arial" w:cs="Arial"/>
          <w:color w:val="000000"/>
          <w:lang w:eastAsia="en-GB"/>
        </w:rPr>
        <w:t>]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, a simple workaround for this </w:t>
      </w:r>
      <w:r w:rsidR="004019E1" w:rsidRPr="006F0CAB">
        <w:rPr>
          <w:rFonts w:ascii="Arial" w:eastAsia="Times New Roman" w:hAnsi="Arial" w:cs="Arial"/>
          <w:color w:val="000000"/>
          <w:lang w:eastAsia="en-GB"/>
        </w:rPr>
        <w:t>was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to serialize the </w:t>
      </w:r>
      <w:r w:rsidR="003A139A">
        <w:rPr>
          <w:rFonts w:ascii="Arial" w:eastAsia="Times New Roman" w:hAnsi="Arial" w:cs="Arial"/>
          <w:color w:val="000000"/>
          <w:lang w:eastAsia="en-GB"/>
        </w:rPr>
        <w:t>values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using </w:t>
      </w:r>
      <w:hyperlink r:id="rId66" w:history="1">
        <w:r w:rsidR="00C73856">
          <w:rPr>
            <w:rStyle w:val="Hyperlink"/>
            <w:rFonts w:ascii="Arial" w:eastAsia="Times New Roman" w:hAnsi="Arial" w:cs="Arial"/>
            <w:lang w:eastAsia="en-GB"/>
          </w:rPr>
          <w:t>-8!</w:t>
        </w:r>
      </w:hyperlink>
      <w:r w:rsidR="00C73856">
        <w:rPr>
          <w:rStyle w:val="Hyperlink"/>
          <w:rFonts w:ascii="Arial" w:eastAsia="Times New Roman" w:hAnsi="Arial" w:cs="Arial"/>
          <w:u w:val="none"/>
          <w:lang w:eastAsia="en-GB"/>
        </w:rPr>
        <w:t xml:space="preserve"> </w:t>
      </w:r>
      <w:r w:rsidR="00C73856">
        <w:rPr>
          <w:rFonts w:ascii="Arial" w:eastAsia="Times New Roman" w:hAnsi="Arial" w:cs="Arial"/>
          <w:color w:val="000000"/>
          <w:lang w:eastAsia="en-GB"/>
        </w:rPr>
        <w:t>before inserting into the tables.</w:t>
      </w:r>
    </w:p>
    <w:p w14:paraId="3685B159" w14:textId="77777777" w:rsidR="00544335" w:rsidRPr="00544335" w:rsidRDefault="00544335" w:rsidP="0054433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F9C8518" w14:textId="77777777" w:rsidR="00544335" w:rsidRDefault="00544335" w:rsidP="00544335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Compression</w:t>
      </w:r>
    </w:p>
    <w:p w14:paraId="42AABF5D" w14:textId="25C087AE" w:rsidR="00544335" w:rsidRDefault="00544335" w:rsidP="005443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7C1DDD" w14:textId="6794A13E" w:rsidR="00544335" w:rsidRPr="006F0CAB" w:rsidRDefault="00554393" w:rsidP="006F0CAB">
      <w:pPr>
        <w:rPr>
          <w:rFonts w:ascii="Arial" w:eastAsia="Times New Roman" w:hAnsi="Arial" w:cs="Arial"/>
          <w:color w:val="000000"/>
          <w:lang w:eastAsia="en-GB"/>
        </w:rPr>
      </w:pPr>
      <w:r w:rsidRPr="006F0CAB">
        <w:rPr>
          <w:rFonts w:ascii="Arial" w:eastAsia="Times New Roman" w:hAnsi="Arial" w:cs="Arial"/>
          <w:color w:val="000000"/>
          <w:lang w:eastAsia="en-GB"/>
        </w:rPr>
        <w:t>To minimi</w:t>
      </w:r>
      <w:r w:rsidR="00622B8E">
        <w:rPr>
          <w:rFonts w:ascii="Arial" w:eastAsia="Times New Roman" w:hAnsi="Arial" w:cs="Arial"/>
          <w:color w:val="000000"/>
          <w:lang w:eastAsia="en-GB"/>
        </w:rPr>
        <w:t>z</w:t>
      </w:r>
      <w:r w:rsidRPr="006F0CAB">
        <w:rPr>
          <w:rFonts w:ascii="Arial" w:eastAsia="Times New Roman" w:hAnsi="Arial" w:cs="Arial"/>
          <w:color w:val="000000"/>
          <w:lang w:eastAsia="en-GB"/>
        </w:rPr>
        <w:t>e on-disk memory</w:t>
      </w:r>
      <w:r w:rsidR="00E958F0" w:rsidRPr="006F0CAB">
        <w:rPr>
          <w:rFonts w:ascii="Arial" w:eastAsia="Times New Roman" w:hAnsi="Arial" w:cs="Arial"/>
          <w:color w:val="000000"/>
          <w:lang w:eastAsia="en-GB"/>
        </w:rPr>
        <w:t>,</w:t>
      </w:r>
      <w:r w:rsidRPr="006F0CAB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="00E958F0" w:rsidRPr="006F0CAB">
        <w:rPr>
          <w:rFonts w:ascii="Arial" w:eastAsia="Times New Roman" w:hAnsi="Arial" w:cs="Arial"/>
          <w:color w:val="000000"/>
          <w:lang w:eastAsia="en-GB"/>
        </w:rPr>
        <w:t>all tables are stored across partitioned databases in a compressed format. This was achieved by</w:t>
      </w:r>
      <w:r w:rsidR="00544335" w:rsidRPr="006F0CAB">
        <w:rPr>
          <w:rFonts w:ascii="Arial" w:eastAsia="Times New Roman" w:hAnsi="Arial" w:cs="Arial"/>
          <w:color w:val="000000"/>
          <w:lang w:eastAsia="en-GB"/>
        </w:rPr>
        <w:t xml:space="preserve"> setting </w:t>
      </w:r>
      <w:hyperlink r:id="rId67" w:anchor="zzd-zip-defaults" w:history="1">
        <w:r w:rsidR="00544335" w:rsidRPr="00E820B9">
          <w:rPr>
            <w:rStyle w:val="Hyperlink"/>
            <w:rFonts w:ascii="Arial" w:eastAsia="Times New Roman" w:hAnsi="Arial" w:cs="Arial"/>
            <w:lang w:eastAsia="en-GB"/>
          </w:rPr>
          <w:t>.z.zd</w:t>
        </w:r>
      </w:hyperlink>
      <w:r w:rsidR="00544335" w:rsidRPr="006F0CAB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="00E958F0" w:rsidRPr="006F0CAB">
        <w:rPr>
          <w:rFonts w:ascii="Arial" w:eastAsia="Times New Roman" w:hAnsi="Arial" w:cs="Arial"/>
          <w:color w:val="000000"/>
          <w:lang w:eastAsia="en-GB"/>
        </w:rPr>
        <w:t>to a value of</w:t>
      </w:r>
      <w:r w:rsidR="00544335" w:rsidRPr="006F0CAB">
        <w:rPr>
          <w:rFonts w:ascii="Arial" w:eastAsia="Times New Roman" w:hAnsi="Arial" w:cs="Arial"/>
          <w:color w:val="000000"/>
          <w:lang w:eastAsia="en-GB"/>
        </w:rPr>
        <w:t xml:space="preserve"> (17;2;6)</w:t>
      </w:r>
      <w:r w:rsidR="00E958F0" w:rsidRPr="006F0CAB">
        <w:rPr>
          <w:rFonts w:ascii="Arial" w:eastAsia="Times New Roman" w:hAnsi="Arial" w:cs="Arial"/>
          <w:color w:val="000000"/>
          <w:lang w:eastAsia="en-GB"/>
        </w:rPr>
        <w:t xml:space="preserve"> prior to writing.</w:t>
      </w:r>
    </w:p>
    <w:p w14:paraId="2CBFD058" w14:textId="4F83AA18" w:rsidR="00D5088F" w:rsidRDefault="00D5088F" w:rsidP="0054433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bookmarkStart w:id="76" w:name="_Hlk527903981"/>
    <w:bookmarkStart w:id="77" w:name="_MON_1601642122"/>
    <w:bookmarkEnd w:id="77"/>
    <w:p w14:paraId="3C013FCD" w14:textId="5E54A1D2" w:rsidR="00A41C34" w:rsidRDefault="00FA4704" w:rsidP="00A41C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364" w14:anchorId="4E67344B">
          <v:shape id="_x0000_i1038" type="#_x0000_t75" style="width:451.5pt;height:17.25pt" o:ole="">
            <v:imagedata r:id="rId68" o:title=""/>
          </v:shape>
          <o:OLEObject Type="Embed" ProgID="Word.OpenDocumentText.12" ShapeID="_x0000_i1038" DrawAspect="Content" ObjectID="_1605370979" r:id="rId69"/>
        </w:object>
      </w:r>
      <w:bookmarkEnd w:id="76"/>
    </w:p>
    <w:p w14:paraId="4FB87BD1" w14:textId="6B59567D" w:rsidR="007309CB" w:rsidRDefault="006C5E95" w:rsidP="00A41C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above setting resulted in a compression ratio of </w:t>
      </w:r>
      <w:r w:rsidR="000E26FD">
        <w:rPr>
          <w:rFonts w:ascii="Arial" w:hAnsi="Arial" w:cs="Arial"/>
          <w:color w:val="000000"/>
          <w:sz w:val="22"/>
          <w:szCs w:val="22"/>
        </w:rPr>
        <w:t>2.7</w:t>
      </w:r>
      <w:r>
        <w:rPr>
          <w:rFonts w:ascii="Arial" w:hAnsi="Arial" w:cs="Arial"/>
          <w:color w:val="000000"/>
          <w:sz w:val="22"/>
          <w:szCs w:val="22"/>
        </w:rPr>
        <w:t xml:space="preserve"> on average.</w:t>
      </w:r>
      <w:r w:rsidR="007309CB">
        <w:rPr>
          <w:rFonts w:ascii="Arial" w:hAnsi="Arial" w:cs="Arial"/>
          <w:color w:val="000000"/>
          <w:sz w:val="22"/>
          <w:szCs w:val="22"/>
        </w:rPr>
        <w:t xml:space="preserve"> </w:t>
      </w:r>
      <w:r w:rsidR="00191F11">
        <w:rPr>
          <w:rFonts w:ascii="Arial" w:hAnsi="Arial" w:cs="Arial"/>
          <w:color w:val="000000"/>
          <w:sz w:val="22"/>
          <w:szCs w:val="22"/>
        </w:rPr>
        <w:t xml:space="preserve">For more information on compression settings and performance, see whitepaper </w:t>
      </w:r>
      <w:hyperlink r:id="rId70" w:history="1">
        <w:r w:rsidR="00823A69" w:rsidRPr="00823A69">
          <w:rPr>
            <w:rStyle w:val="Hyperlink"/>
            <w:rFonts w:ascii="Arial" w:hAnsi="Arial" w:cs="Arial"/>
            <w:sz w:val="22"/>
            <w:szCs w:val="22"/>
          </w:rPr>
          <w:t>Compression in kdb+.</w:t>
        </w:r>
      </w:hyperlink>
    </w:p>
    <w:p w14:paraId="22D8E5E3" w14:textId="77777777" w:rsidR="00191F11" w:rsidRPr="00A41C34" w:rsidRDefault="00191F11" w:rsidP="00A41C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8C91C7" w14:textId="23FD0DD4" w:rsidR="00EE6AC5" w:rsidRPr="00EE6AC5" w:rsidRDefault="00EE6AC5" w:rsidP="00EE6AC5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E6AC5">
        <w:rPr>
          <w:rFonts w:ascii="Arial" w:hAnsi="Arial" w:cs="Arial"/>
          <w:color w:val="000000"/>
          <w:sz w:val="22"/>
          <w:szCs w:val="22"/>
        </w:rPr>
        <w:t>Assign</w:t>
      </w:r>
      <w:r w:rsidR="00E958F0">
        <w:rPr>
          <w:rFonts w:ascii="Arial" w:hAnsi="Arial" w:cs="Arial"/>
          <w:color w:val="000000"/>
          <w:sz w:val="22"/>
          <w:szCs w:val="22"/>
        </w:rPr>
        <w:t>ing</w:t>
      </w:r>
      <w:r w:rsidRPr="00EE6AC5">
        <w:rPr>
          <w:rFonts w:ascii="Arial" w:hAnsi="Arial" w:cs="Arial"/>
          <w:color w:val="000000"/>
          <w:sz w:val="22"/>
          <w:szCs w:val="22"/>
        </w:rPr>
        <w:t xml:space="preserve"> appropriate data types</w:t>
      </w:r>
    </w:p>
    <w:p w14:paraId="234EC0A9" w14:textId="7B64C9D8" w:rsidR="006E0B15" w:rsidRDefault="006E0B15" w:rsidP="006E0B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143C54" w14:textId="18B61C39" w:rsidR="00E958F0" w:rsidRDefault="006E0B15" w:rsidP="006E0B1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When using the RPC calls</w:t>
      </w:r>
      <w:r w:rsidR="00E958F0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E958F0">
        <w:rPr>
          <w:rFonts w:ascii="Arial" w:hAnsi="Arial" w:cs="Arial"/>
          <w:color w:val="000000"/>
          <w:sz w:val="22"/>
          <w:szCs w:val="22"/>
        </w:rPr>
        <w:t>often</w:t>
      </w:r>
      <w:r>
        <w:rPr>
          <w:rFonts w:ascii="Arial" w:hAnsi="Arial" w:cs="Arial"/>
          <w:color w:val="000000"/>
          <w:sz w:val="22"/>
          <w:szCs w:val="22"/>
        </w:rPr>
        <w:t xml:space="preserve"> data </w:t>
      </w:r>
      <w:r w:rsidR="00E958F0">
        <w:rPr>
          <w:rFonts w:ascii="Arial" w:hAnsi="Arial" w:cs="Arial"/>
          <w:color w:val="000000"/>
          <w:sz w:val="22"/>
          <w:szCs w:val="22"/>
        </w:rPr>
        <w:t>can be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E958F0">
        <w:rPr>
          <w:rFonts w:ascii="Arial" w:hAnsi="Arial" w:cs="Arial"/>
          <w:color w:val="000000"/>
          <w:sz w:val="22"/>
          <w:szCs w:val="22"/>
        </w:rPr>
        <w:t>returned with an inappropriate data type. For example,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E958F0">
        <w:rPr>
          <w:rFonts w:ascii="Arial" w:hAnsi="Arial" w:cs="Arial"/>
          <w:color w:val="000000"/>
          <w:sz w:val="22"/>
          <w:szCs w:val="22"/>
        </w:rPr>
        <w:t>the below height value is returned as a</w:t>
      </w:r>
      <w:r>
        <w:rPr>
          <w:rFonts w:ascii="Arial" w:hAnsi="Arial" w:cs="Arial"/>
          <w:color w:val="000000"/>
          <w:sz w:val="22"/>
          <w:szCs w:val="22"/>
        </w:rPr>
        <w:t xml:space="preserve"> float type, wh</w:t>
      </w:r>
      <w:r w:rsidR="00E958F0">
        <w:rPr>
          <w:rFonts w:ascii="Arial" w:hAnsi="Arial" w:cs="Arial"/>
          <w:color w:val="000000"/>
          <w:sz w:val="22"/>
          <w:szCs w:val="22"/>
        </w:rPr>
        <w:t>en a long would be more appropriate.</w:t>
      </w:r>
      <w:r w:rsidR="001C6FB0">
        <w:rPr>
          <w:rFonts w:ascii="Arial" w:hAnsi="Arial" w:cs="Arial"/>
          <w:color w:val="000000"/>
          <w:sz w:val="22"/>
          <w:szCs w:val="22"/>
        </w:rPr>
        <w:t xml:space="preserve"> By performing a simple type cast, </w:t>
      </w:r>
      <w:r w:rsidR="005763FE">
        <w:rPr>
          <w:rFonts w:ascii="Arial" w:hAnsi="Arial" w:cs="Arial"/>
          <w:color w:val="000000"/>
          <w:sz w:val="22"/>
          <w:szCs w:val="22"/>
        </w:rPr>
        <w:t xml:space="preserve">substantial </w:t>
      </w:r>
      <w:r w:rsidR="001C6FB0">
        <w:rPr>
          <w:rFonts w:ascii="Arial" w:hAnsi="Arial" w:cs="Arial"/>
          <w:color w:val="000000"/>
          <w:sz w:val="22"/>
          <w:szCs w:val="22"/>
        </w:rPr>
        <w:t>memory savings can be made.</w:t>
      </w:r>
    </w:p>
    <w:p w14:paraId="6EBE1A8F" w14:textId="77777777" w:rsidR="00CE6F0C" w:rsidRDefault="00CE6F0C" w:rsidP="006E0B1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78" w:name="_Hlk527899764"/>
    <w:bookmarkStart w:id="79" w:name="_MON_1601641702"/>
    <w:bookmarkEnd w:id="79"/>
    <w:p w14:paraId="5F552F15" w14:textId="59B7B92A" w:rsidR="00293FAF" w:rsidRPr="00EA30F2" w:rsidRDefault="00BF779D" w:rsidP="00EA30F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1383" w14:anchorId="3E40839E">
          <v:shape id="_x0000_i1039" type="#_x0000_t75" style="width:451.5pt;height:71.25pt" o:ole="">
            <v:imagedata r:id="rId71" o:title=""/>
          </v:shape>
          <o:OLEObject Type="Embed" ProgID="Word.OpenDocumentText.12" ShapeID="_x0000_i1039" DrawAspect="Content" ObjectID="_1605370980" r:id="rId72"/>
        </w:object>
      </w:r>
      <w:bookmarkEnd w:id="78"/>
    </w:p>
    <w:p w14:paraId="35CA0C2E" w14:textId="1300B133" w:rsidR="008B7BEA" w:rsidRDefault="00405F25" w:rsidP="009C6738">
      <w:pPr>
        <w:pStyle w:val="Heading2"/>
        <w:rPr>
          <w:rFonts w:asciiTheme="minorHAnsi" w:hAnsiTheme="minorHAnsi" w:cstheme="minorHAnsi"/>
          <w:sz w:val="24"/>
        </w:rPr>
      </w:pPr>
      <w:bookmarkStart w:id="80" w:name="_Toc531609503"/>
      <w:r>
        <w:rPr>
          <w:rFonts w:asciiTheme="minorHAnsi" w:hAnsiTheme="minorHAnsi" w:cstheme="minorHAnsi"/>
          <w:sz w:val="24"/>
        </w:rPr>
        <w:t>Maintaining a UTXO table</w:t>
      </w:r>
      <w:bookmarkEnd w:id="80"/>
    </w:p>
    <w:p w14:paraId="4944F323" w14:textId="77777777" w:rsidR="00405F25" w:rsidRDefault="00405F25" w:rsidP="00C55105"/>
    <w:p w14:paraId="38A4643A" w14:textId="2052DB59" w:rsidR="00F00C70" w:rsidRDefault="00A8758B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4D5E">
        <w:rPr>
          <w:rFonts w:ascii="Arial" w:hAnsi="Arial" w:cs="Arial"/>
          <w:color w:val="000000"/>
          <w:sz w:val="22"/>
          <w:szCs w:val="22"/>
        </w:rPr>
        <w:t>As part of the blockchain download process</w:t>
      </w:r>
      <w:r w:rsidR="003F13F9">
        <w:rPr>
          <w:rFonts w:ascii="Arial" w:hAnsi="Arial" w:cs="Arial"/>
          <w:color w:val="000000"/>
          <w:sz w:val="22"/>
          <w:szCs w:val="22"/>
        </w:rPr>
        <w:t>,</w:t>
      </w:r>
      <w:r w:rsidR="0057758C">
        <w:rPr>
          <w:rFonts w:ascii="Arial" w:hAnsi="Arial" w:cs="Arial"/>
          <w:color w:val="000000"/>
          <w:sz w:val="22"/>
          <w:szCs w:val="22"/>
        </w:rPr>
        <w:t xml:space="preserve"> the </w:t>
      </w:r>
      <w:r w:rsidR="0057758C" w:rsidRPr="00F929AE">
        <w:rPr>
          <w:rFonts w:ascii="Arial" w:hAnsi="Arial" w:cs="Arial"/>
          <w:b/>
          <w:color w:val="000000"/>
          <w:sz w:val="22"/>
          <w:szCs w:val="22"/>
        </w:rPr>
        <w:t>txInputs</w:t>
      </w:r>
      <w:r w:rsidR="0057758C">
        <w:rPr>
          <w:rFonts w:ascii="Arial" w:hAnsi="Arial" w:cs="Arial"/>
          <w:color w:val="000000"/>
          <w:sz w:val="22"/>
          <w:szCs w:val="22"/>
        </w:rPr>
        <w:t xml:space="preserve"> table is populated</w:t>
      </w:r>
      <w:r w:rsidR="00F929AE">
        <w:rPr>
          <w:rFonts w:ascii="Arial" w:hAnsi="Arial" w:cs="Arial"/>
          <w:color w:val="000000"/>
          <w:sz w:val="22"/>
          <w:szCs w:val="22"/>
        </w:rPr>
        <w:t xml:space="preserve"> with the input information for each transaction, namely, the bitcoin being spent. The table schema is given as follows</w:t>
      </w:r>
    </w:p>
    <w:p w14:paraId="03ED8741" w14:textId="4A6A69CE" w:rsidR="00F929AE" w:rsidRDefault="00F929AE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81" w:name="_Hlk530933117"/>
    <w:bookmarkStart w:id="82" w:name="_MON_1604673524"/>
    <w:bookmarkEnd w:id="82"/>
    <w:p w14:paraId="076722EF" w14:textId="0D52BEB0" w:rsidR="00F929AE" w:rsidRDefault="00BF779D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2403" w14:anchorId="10907334">
          <v:shape id="_x0000_i1040" type="#_x0000_t75" style="width:451.5pt;height:123.75pt" o:ole="">
            <v:imagedata r:id="rId73" o:title=""/>
          </v:shape>
          <o:OLEObject Type="Embed" ProgID="Word.OpenDocumentText.12" ShapeID="_x0000_i1040" DrawAspect="Content" ObjectID="_1605370981" r:id="rId74"/>
        </w:object>
      </w:r>
      <w:bookmarkEnd w:id="81"/>
    </w:p>
    <w:p w14:paraId="29722A93" w14:textId="3946CE2B" w:rsidR="00476564" w:rsidRDefault="00681EB3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columns highlighted in green are returned directly from the </w:t>
      </w:r>
      <w:r w:rsidRPr="00681EB3">
        <w:rPr>
          <w:rFonts w:ascii="Arial" w:hAnsi="Arial" w:cs="Arial"/>
          <w:i/>
          <w:color w:val="000000"/>
          <w:sz w:val="22"/>
          <w:szCs w:val="22"/>
        </w:rPr>
        <w:t>.bitcoind.getblock</w:t>
      </w:r>
      <w:r>
        <w:rPr>
          <w:rFonts w:ascii="Arial" w:hAnsi="Arial" w:cs="Arial"/>
          <w:i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function call</w:t>
      </w:r>
      <w:r w:rsidR="00B35D7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and correspond to </w:t>
      </w:r>
      <w:r w:rsidR="00322F11">
        <w:rPr>
          <w:rFonts w:ascii="Arial" w:hAnsi="Arial" w:cs="Arial"/>
          <w:color w:val="000000"/>
          <w:sz w:val="22"/>
          <w:szCs w:val="22"/>
        </w:rPr>
        <w:t>the transaction</w:t>
      </w:r>
      <w:r w:rsidR="00AA3EA1">
        <w:rPr>
          <w:rFonts w:ascii="Arial" w:hAnsi="Arial" w:cs="Arial"/>
          <w:color w:val="000000"/>
          <w:sz w:val="22"/>
          <w:szCs w:val="22"/>
        </w:rPr>
        <w:t>’</w:t>
      </w:r>
      <w:r w:rsidR="00322F11">
        <w:rPr>
          <w:rFonts w:ascii="Arial" w:hAnsi="Arial" w:cs="Arial"/>
          <w:color w:val="000000"/>
          <w:sz w:val="22"/>
          <w:szCs w:val="22"/>
        </w:rPr>
        <w:t>s ID (</w:t>
      </w:r>
      <w:r w:rsidRPr="00681EB3">
        <w:rPr>
          <w:rFonts w:ascii="Arial" w:hAnsi="Arial" w:cs="Arial"/>
          <w:b/>
          <w:color w:val="00B050"/>
          <w:sz w:val="22"/>
          <w:szCs w:val="22"/>
        </w:rPr>
        <w:t>prev</w:t>
      </w:r>
      <w:r w:rsidR="00322F11" w:rsidRPr="00681EB3">
        <w:rPr>
          <w:rFonts w:ascii="Arial" w:hAnsi="Arial" w:cs="Arial"/>
          <w:b/>
          <w:color w:val="00B050"/>
          <w:sz w:val="22"/>
          <w:szCs w:val="22"/>
        </w:rPr>
        <w:t>txid</w:t>
      </w:r>
      <w:r w:rsidR="00322F11">
        <w:rPr>
          <w:rFonts w:ascii="Arial" w:hAnsi="Arial" w:cs="Arial"/>
          <w:color w:val="000000"/>
          <w:sz w:val="22"/>
          <w:szCs w:val="22"/>
        </w:rPr>
        <w:t xml:space="preserve">) and </w:t>
      </w:r>
      <w:r>
        <w:rPr>
          <w:rFonts w:ascii="Arial" w:hAnsi="Arial" w:cs="Arial"/>
          <w:color w:val="000000"/>
          <w:sz w:val="22"/>
          <w:szCs w:val="22"/>
        </w:rPr>
        <w:t>output index (</w:t>
      </w:r>
      <w:r w:rsidRPr="00681EB3">
        <w:rPr>
          <w:rFonts w:ascii="Arial" w:hAnsi="Arial" w:cs="Arial"/>
          <w:b/>
          <w:color w:val="00B050"/>
          <w:sz w:val="22"/>
          <w:szCs w:val="22"/>
        </w:rPr>
        <w:t>n</w:t>
      </w:r>
      <w:r>
        <w:rPr>
          <w:rFonts w:ascii="Arial" w:hAnsi="Arial" w:cs="Arial"/>
          <w:color w:val="000000"/>
          <w:sz w:val="22"/>
          <w:szCs w:val="22"/>
        </w:rPr>
        <w:t xml:space="preserve">) </w:t>
      </w:r>
      <w:r w:rsidR="00247D54">
        <w:rPr>
          <w:rFonts w:ascii="Arial" w:hAnsi="Arial" w:cs="Arial"/>
          <w:color w:val="000000"/>
          <w:sz w:val="22"/>
          <w:szCs w:val="22"/>
        </w:rPr>
        <w:t xml:space="preserve">value </w:t>
      </w:r>
      <w:r>
        <w:rPr>
          <w:rFonts w:ascii="Arial" w:hAnsi="Arial" w:cs="Arial"/>
          <w:color w:val="000000"/>
          <w:sz w:val="22"/>
          <w:szCs w:val="22"/>
        </w:rPr>
        <w:t>which uniquely define the transaction input (i.e</w:t>
      </w:r>
      <w:r w:rsidR="00B35D78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the Bitcoin being spent)</w:t>
      </w:r>
      <w:r w:rsidR="00476564">
        <w:rPr>
          <w:rFonts w:ascii="Arial" w:hAnsi="Arial" w:cs="Arial"/>
          <w:color w:val="000000"/>
          <w:sz w:val="22"/>
          <w:szCs w:val="22"/>
        </w:rPr>
        <w:t>.</w:t>
      </w:r>
    </w:p>
    <w:p w14:paraId="156EB163" w14:textId="77777777" w:rsidR="00BF779D" w:rsidRDefault="00BF779D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93F5D4" w14:textId="6C600788" w:rsidR="008316FC" w:rsidRDefault="00B043D5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However, </w:t>
      </w:r>
      <w:r w:rsidR="00476564">
        <w:rPr>
          <w:rFonts w:ascii="Arial" w:hAnsi="Arial" w:cs="Arial"/>
          <w:color w:val="000000"/>
          <w:sz w:val="22"/>
          <w:szCs w:val="22"/>
        </w:rPr>
        <w:t>to give the user a more complete and comprehensive history of a transaction and</w:t>
      </w:r>
      <w:r w:rsidR="003260E8">
        <w:rPr>
          <w:rFonts w:ascii="Arial" w:hAnsi="Arial" w:cs="Arial"/>
          <w:color w:val="000000"/>
          <w:sz w:val="22"/>
          <w:szCs w:val="22"/>
        </w:rPr>
        <w:t xml:space="preserve"> </w:t>
      </w:r>
      <w:r w:rsidR="00476564">
        <w:rPr>
          <w:rFonts w:ascii="Arial" w:hAnsi="Arial" w:cs="Arial"/>
          <w:color w:val="000000"/>
          <w:sz w:val="22"/>
          <w:szCs w:val="22"/>
        </w:rPr>
        <w:t>to enable more</w:t>
      </w:r>
      <w:r w:rsidR="003260E8">
        <w:rPr>
          <w:rFonts w:ascii="Arial" w:hAnsi="Arial" w:cs="Arial"/>
          <w:color w:val="000000"/>
          <w:sz w:val="22"/>
          <w:szCs w:val="22"/>
        </w:rPr>
        <w:t xml:space="preserve"> efficient lookup performance later, we would like that the </w:t>
      </w:r>
      <w:r w:rsidR="003260E8" w:rsidRPr="00247D54">
        <w:rPr>
          <w:rFonts w:ascii="Arial" w:hAnsi="Arial" w:cs="Arial"/>
          <w:b/>
          <w:color w:val="000000"/>
          <w:sz w:val="22"/>
          <w:szCs w:val="22"/>
        </w:rPr>
        <w:t>txInputs</w:t>
      </w:r>
      <w:r w:rsidR="003260E8">
        <w:rPr>
          <w:rFonts w:ascii="Arial" w:hAnsi="Arial" w:cs="Arial"/>
          <w:color w:val="000000"/>
          <w:sz w:val="22"/>
          <w:szCs w:val="22"/>
        </w:rPr>
        <w:t xml:space="preserve"> table also </w:t>
      </w:r>
      <w:r w:rsidR="003260E8">
        <w:rPr>
          <w:rFonts w:ascii="Arial" w:hAnsi="Arial" w:cs="Arial"/>
          <w:color w:val="000000"/>
          <w:sz w:val="22"/>
          <w:szCs w:val="22"/>
        </w:rPr>
        <w:lastRenderedPageBreak/>
        <w:t>contain</w:t>
      </w:r>
      <w:r w:rsidR="00AA3EA1">
        <w:rPr>
          <w:rFonts w:ascii="Arial" w:hAnsi="Arial" w:cs="Arial"/>
          <w:color w:val="000000"/>
          <w:sz w:val="22"/>
          <w:szCs w:val="22"/>
        </w:rPr>
        <w:t>s</w:t>
      </w:r>
      <w:r w:rsidR="003260E8">
        <w:rPr>
          <w:rFonts w:ascii="Arial" w:hAnsi="Arial" w:cs="Arial"/>
          <w:color w:val="000000"/>
          <w:sz w:val="22"/>
          <w:szCs w:val="22"/>
        </w:rPr>
        <w:t xml:space="preserve"> the sending address information (</w:t>
      </w:r>
      <w:r w:rsidR="003260E8" w:rsidRPr="003260E8">
        <w:rPr>
          <w:rFonts w:ascii="Arial" w:hAnsi="Arial" w:cs="Arial"/>
          <w:b/>
          <w:color w:val="FF0000"/>
          <w:sz w:val="22"/>
          <w:szCs w:val="22"/>
        </w:rPr>
        <w:t>addresses</w:t>
      </w:r>
      <w:r w:rsidR="003260E8">
        <w:rPr>
          <w:rFonts w:ascii="Arial" w:hAnsi="Arial" w:cs="Arial"/>
          <w:color w:val="000000"/>
          <w:sz w:val="22"/>
          <w:szCs w:val="22"/>
        </w:rPr>
        <w:t>) and input BTC amount (</w:t>
      </w:r>
      <w:r w:rsidR="003260E8" w:rsidRPr="003260E8">
        <w:rPr>
          <w:rFonts w:ascii="Arial" w:hAnsi="Arial" w:cs="Arial"/>
          <w:b/>
          <w:color w:val="FF0000"/>
          <w:sz w:val="22"/>
          <w:szCs w:val="22"/>
        </w:rPr>
        <w:t>inputValue</w:t>
      </w:r>
      <w:r w:rsidR="003260E8">
        <w:rPr>
          <w:rFonts w:ascii="Arial" w:hAnsi="Arial" w:cs="Arial"/>
          <w:color w:val="000000"/>
          <w:sz w:val="22"/>
          <w:szCs w:val="22"/>
        </w:rPr>
        <w:t>) information also.</w:t>
      </w:r>
    </w:p>
    <w:p w14:paraId="1B3159C3" w14:textId="77777777" w:rsidR="008316FC" w:rsidRDefault="008316FC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5CD53FD" w14:textId="4009FB72" w:rsidR="00D02671" w:rsidRDefault="00CA5789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4D5E">
        <w:rPr>
          <w:rFonts w:ascii="Arial" w:hAnsi="Arial" w:cs="Arial"/>
          <w:color w:val="000000"/>
          <w:sz w:val="22"/>
          <w:szCs w:val="22"/>
        </w:rPr>
        <w:t xml:space="preserve">To </w:t>
      </w:r>
      <w:r w:rsidR="008F5442" w:rsidRPr="009D4D5E">
        <w:rPr>
          <w:rFonts w:ascii="Arial" w:hAnsi="Arial" w:cs="Arial"/>
          <w:color w:val="000000"/>
          <w:sz w:val="22"/>
          <w:szCs w:val="22"/>
        </w:rPr>
        <w:t>retrieve</w:t>
      </w:r>
      <w:r w:rsidRPr="009D4D5E">
        <w:rPr>
          <w:rFonts w:ascii="Arial" w:hAnsi="Arial" w:cs="Arial"/>
          <w:color w:val="000000"/>
          <w:sz w:val="22"/>
          <w:szCs w:val="22"/>
        </w:rPr>
        <w:t xml:space="preserve"> the address and amount information, it would be possible to perform a look</w:t>
      </w:r>
      <w:r w:rsidR="00C25F60">
        <w:rPr>
          <w:rFonts w:ascii="Arial" w:hAnsi="Arial" w:cs="Arial"/>
          <w:color w:val="000000"/>
          <w:sz w:val="22"/>
          <w:szCs w:val="22"/>
        </w:rPr>
        <w:t>up</w:t>
      </w:r>
      <w:r w:rsidRPr="009D4D5E">
        <w:rPr>
          <w:rFonts w:ascii="Arial" w:hAnsi="Arial" w:cs="Arial"/>
          <w:color w:val="000000"/>
          <w:sz w:val="22"/>
          <w:szCs w:val="22"/>
        </w:rPr>
        <w:t xml:space="preserve"> on the transaction outputs table</w:t>
      </w:r>
      <w:r w:rsidR="001A4025">
        <w:rPr>
          <w:rFonts w:ascii="Arial" w:hAnsi="Arial" w:cs="Arial"/>
          <w:color w:val="000000"/>
          <w:sz w:val="22"/>
          <w:szCs w:val="22"/>
        </w:rPr>
        <w:t xml:space="preserve">, </w:t>
      </w:r>
      <w:r w:rsidRPr="009D4D5E">
        <w:rPr>
          <w:rFonts w:ascii="Arial" w:hAnsi="Arial" w:cs="Arial"/>
          <w:b/>
          <w:color w:val="000000"/>
          <w:sz w:val="22"/>
          <w:szCs w:val="22"/>
        </w:rPr>
        <w:t>txOutputs</w:t>
      </w:r>
      <w:r w:rsidR="001A4025">
        <w:rPr>
          <w:rFonts w:ascii="Arial" w:hAnsi="Arial" w:cs="Arial"/>
          <w:color w:val="000000"/>
          <w:sz w:val="22"/>
          <w:szCs w:val="22"/>
        </w:rPr>
        <w:t>,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r w:rsidR="00405F25" w:rsidRPr="009D4D5E">
        <w:rPr>
          <w:rFonts w:ascii="Arial" w:hAnsi="Arial" w:cs="Arial"/>
          <w:color w:val="000000"/>
          <w:sz w:val="22"/>
          <w:szCs w:val="22"/>
        </w:rPr>
        <w:t>over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r w:rsidR="00C25F60">
        <w:rPr>
          <w:rFonts w:ascii="Arial" w:hAnsi="Arial" w:cs="Arial"/>
          <w:color w:val="000000"/>
          <w:sz w:val="22"/>
          <w:szCs w:val="22"/>
        </w:rPr>
        <w:t>all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previous block</w:t>
      </w:r>
      <w:r w:rsidR="00C25F60">
        <w:rPr>
          <w:rFonts w:ascii="Arial" w:hAnsi="Arial" w:cs="Arial"/>
          <w:color w:val="000000"/>
          <w:sz w:val="22"/>
          <w:szCs w:val="22"/>
        </w:rPr>
        <w:t xml:space="preserve">s using the </w:t>
      </w:r>
      <w:r w:rsidR="00444033">
        <w:rPr>
          <w:rFonts w:ascii="Arial" w:hAnsi="Arial" w:cs="Arial"/>
          <w:color w:val="000000"/>
          <w:sz w:val="22"/>
          <w:szCs w:val="22"/>
        </w:rPr>
        <w:t>transaction ID and output index</w:t>
      </w:r>
      <w:r w:rsidR="00C25F60">
        <w:rPr>
          <w:rFonts w:ascii="Arial" w:hAnsi="Arial" w:cs="Arial"/>
          <w:color w:val="000000"/>
          <w:sz w:val="22"/>
          <w:szCs w:val="22"/>
        </w:rPr>
        <w:t xml:space="preserve"> information</w:t>
      </w:r>
      <w:r w:rsidRPr="009D4D5E">
        <w:rPr>
          <w:rFonts w:ascii="Arial" w:hAnsi="Arial" w:cs="Arial"/>
          <w:color w:val="000000"/>
          <w:sz w:val="22"/>
          <w:szCs w:val="22"/>
        </w:rPr>
        <w:t>, however</w:t>
      </w:r>
      <w:r w:rsidR="00C95DB9">
        <w:rPr>
          <w:rFonts w:ascii="Arial" w:hAnsi="Arial" w:cs="Arial"/>
          <w:color w:val="000000"/>
          <w:sz w:val="22"/>
          <w:szCs w:val="22"/>
        </w:rPr>
        <w:t>,</w:t>
      </w:r>
      <w:r w:rsidRPr="009D4D5E">
        <w:rPr>
          <w:rFonts w:ascii="Arial" w:hAnsi="Arial" w:cs="Arial"/>
          <w:color w:val="000000"/>
          <w:sz w:val="22"/>
          <w:szCs w:val="22"/>
        </w:rPr>
        <w:t xml:space="preserve"> this would be </w:t>
      </w:r>
      <w:r w:rsidR="00405F25" w:rsidRPr="009D4D5E">
        <w:rPr>
          <w:rFonts w:ascii="Arial" w:hAnsi="Arial" w:cs="Arial"/>
          <w:color w:val="000000"/>
          <w:sz w:val="22"/>
          <w:szCs w:val="22"/>
        </w:rPr>
        <w:t xml:space="preserve">very </w:t>
      </w:r>
      <w:r w:rsidRPr="009D4D5E">
        <w:rPr>
          <w:rFonts w:ascii="Arial" w:hAnsi="Arial" w:cs="Arial"/>
          <w:color w:val="000000"/>
          <w:sz w:val="22"/>
          <w:szCs w:val="22"/>
        </w:rPr>
        <w:t xml:space="preserve">slow to perform for each transaction 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>during the download process</w:t>
      </w:r>
      <w:r w:rsidRPr="009D4D5E">
        <w:rPr>
          <w:rFonts w:ascii="Arial" w:hAnsi="Arial" w:cs="Arial"/>
          <w:color w:val="000000"/>
          <w:sz w:val="22"/>
          <w:szCs w:val="22"/>
        </w:rPr>
        <w:t>.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89087D5" w14:textId="77777777" w:rsidR="00D02671" w:rsidRDefault="00D02671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9149154" w14:textId="4BFAC8B3" w:rsidR="00CA5789" w:rsidRDefault="001A4025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Instead</w:t>
      </w:r>
      <w:r w:rsidR="00444033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t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o achieve better performance, </w:t>
      </w:r>
      <w:r w:rsidR="00CA5789" w:rsidRPr="009D4D5E">
        <w:rPr>
          <w:rFonts w:ascii="Arial" w:hAnsi="Arial" w:cs="Arial"/>
          <w:color w:val="000000"/>
          <w:sz w:val="22"/>
          <w:szCs w:val="22"/>
        </w:rPr>
        <w:t xml:space="preserve">an internal table called </w:t>
      </w:r>
      <w:r w:rsidR="00C95DB9" w:rsidRPr="00C95DB9">
        <w:rPr>
          <w:rFonts w:ascii="Arial" w:hAnsi="Arial" w:cs="Arial"/>
          <w:b/>
          <w:color w:val="000000"/>
          <w:sz w:val="22"/>
          <w:szCs w:val="22"/>
        </w:rPr>
        <w:t>utxo</w:t>
      </w:r>
      <w:r w:rsidR="000E0B4B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r w:rsidR="00CA5789" w:rsidRPr="009D4D5E">
        <w:rPr>
          <w:rFonts w:ascii="Arial" w:hAnsi="Arial" w:cs="Arial"/>
          <w:color w:val="000000"/>
          <w:sz w:val="22"/>
          <w:szCs w:val="22"/>
        </w:rPr>
        <w:t>w</w:t>
      </w:r>
      <w:r w:rsidR="00F045FE">
        <w:rPr>
          <w:rFonts w:ascii="Arial" w:hAnsi="Arial" w:cs="Arial"/>
          <w:color w:val="000000"/>
          <w:sz w:val="22"/>
          <w:szCs w:val="22"/>
        </w:rPr>
        <w:t>as used to</w:t>
      </w:r>
      <w:r w:rsidR="00CA5789" w:rsidRPr="009D4D5E">
        <w:rPr>
          <w:rFonts w:ascii="Arial" w:hAnsi="Arial" w:cs="Arial"/>
          <w:color w:val="000000"/>
          <w:sz w:val="22"/>
          <w:szCs w:val="22"/>
        </w:rPr>
        <w:t xml:space="preserve"> maintain a running list of all unspent transaction outputs,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containing the address and value amount. The table was keyed on a string column</w:t>
      </w:r>
      <w:r w:rsidR="00B059E9">
        <w:rPr>
          <w:rFonts w:ascii="Arial" w:hAnsi="Arial" w:cs="Arial"/>
          <w:color w:val="000000"/>
          <w:sz w:val="22"/>
          <w:szCs w:val="22"/>
        </w:rPr>
        <w:t xml:space="preserve">, called </w:t>
      </w:r>
      <w:r w:rsidR="00B059E9" w:rsidRPr="00B059E9">
        <w:rPr>
          <w:rFonts w:ascii="Arial" w:hAnsi="Arial" w:cs="Arial"/>
          <w:b/>
          <w:color w:val="000000"/>
          <w:sz w:val="22"/>
          <w:szCs w:val="22"/>
        </w:rPr>
        <w:t>txuid</w:t>
      </w:r>
      <w:r w:rsidR="00B059E9">
        <w:rPr>
          <w:rFonts w:ascii="Arial" w:hAnsi="Arial" w:cs="Arial"/>
          <w:b/>
          <w:color w:val="000000"/>
          <w:sz w:val="22"/>
          <w:szCs w:val="22"/>
        </w:rPr>
        <w:t>,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which is the concatenation of </w:t>
      </w:r>
      <w:r w:rsidR="00FC1AC4" w:rsidRPr="00920543">
        <w:rPr>
          <w:rFonts w:ascii="Arial" w:hAnsi="Arial" w:cs="Arial"/>
          <w:b/>
          <w:color w:val="000000"/>
          <w:sz w:val="22"/>
          <w:szCs w:val="22"/>
        </w:rPr>
        <w:t>txid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and </w:t>
      </w:r>
      <w:r w:rsidR="00755CC8" w:rsidRPr="00920543">
        <w:rPr>
          <w:rFonts w:ascii="Arial" w:hAnsi="Arial" w:cs="Arial"/>
          <w:b/>
          <w:color w:val="000000"/>
          <w:sz w:val="22"/>
          <w:szCs w:val="22"/>
        </w:rPr>
        <w:t>n</w:t>
      </w:r>
      <w:r w:rsidR="00920543">
        <w:rPr>
          <w:rFonts w:ascii="Arial" w:hAnsi="Arial" w:cs="Arial"/>
          <w:color w:val="000000"/>
          <w:sz w:val="22"/>
          <w:szCs w:val="22"/>
        </w:rPr>
        <w:t xml:space="preserve"> </w:t>
      </w:r>
      <w:r w:rsidR="00755CC8">
        <w:rPr>
          <w:rFonts w:ascii="Arial" w:hAnsi="Arial" w:cs="Arial"/>
          <w:color w:val="000000"/>
          <w:sz w:val="22"/>
          <w:szCs w:val="22"/>
        </w:rPr>
        <w:t xml:space="preserve">from the </w:t>
      </w:r>
      <w:r w:rsidR="00755CC8" w:rsidRPr="00B059E9">
        <w:rPr>
          <w:rFonts w:ascii="Arial" w:hAnsi="Arial" w:cs="Arial"/>
          <w:b/>
          <w:color w:val="000000"/>
          <w:sz w:val="22"/>
          <w:szCs w:val="22"/>
        </w:rPr>
        <w:t>txOutputs</w:t>
      </w:r>
      <w:r w:rsidR="00755CC8">
        <w:rPr>
          <w:rFonts w:ascii="Arial" w:hAnsi="Arial" w:cs="Arial"/>
          <w:color w:val="000000"/>
          <w:sz w:val="22"/>
          <w:szCs w:val="22"/>
        </w:rPr>
        <w:t xml:space="preserve"> table</w:t>
      </w:r>
      <w:r w:rsidR="00B059E9">
        <w:rPr>
          <w:rFonts w:ascii="Arial" w:hAnsi="Arial" w:cs="Arial"/>
          <w:color w:val="000000"/>
          <w:sz w:val="22"/>
          <w:szCs w:val="22"/>
        </w:rPr>
        <w:t>. The combination of these two values is used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r w:rsidR="00F25A1D">
        <w:rPr>
          <w:rFonts w:ascii="Arial" w:hAnsi="Arial" w:cs="Arial"/>
          <w:color w:val="000000"/>
          <w:sz w:val="22"/>
          <w:szCs w:val="22"/>
        </w:rPr>
        <w:t>to create a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unique identifier</w:t>
      </w:r>
      <w:r w:rsidR="00247D54">
        <w:rPr>
          <w:rFonts w:ascii="Arial" w:hAnsi="Arial" w:cs="Arial"/>
          <w:color w:val="000000"/>
          <w:sz w:val="22"/>
          <w:szCs w:val="22"/>
        </w:rPr>
        <w:t xml:space="preserve"> for each UTXO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>.</w:t>
      </w:r>
      <w:r w:rsidR="00F25A1D">
        <w:rPr>
          <w:rFonts w:ascii="Arial" w:hAnsi="Arial" w:cs="Arial"/>
          <w:color w:val="000000"/>
          <w:sz w:val="22"/>
          <w:szCs w:val="22"/>
        </w:rPr>
        <w:t xml:space="preserve"> </w:t>
      </w:r>
      <w:r w:rsidR="001601E8">
        <w:rPr>
          <w:rFonts w:ascii="Arial" w:hAnsi="Arial" w:cs="Arial"/>
          <w:color w:val="000000"/>
          <w:sz w:val="22"/>
          <w:szCs w:val="22"/>
        </w:rPr>
        <w:t>To this unique key a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75" w:anchor="attributes" w:history="1">
        <w:r w:rsidR="00FC1AC4" w:rsidRPr="004C0A48">
          <w:rPr>
            <w:rStyle w:val="Hyperlink"/>
            <w:rFonts w:ascii="Arial" w:hAnsi="Arial" w:cs="Arial"/>
            <w:sz w:val="22"/>
            <w:szCs w:val="22"/>
          </w:rPr>
          <w:t>unique</w:t>
        </w:r>
      </w:hyperlink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attribute</w:t>
      </w:r>
      <w:r w:rsidR="004C0A48">
        <w:rPr>
          <w:rFonts w:ascii="Arial" w:hAnsi="Arial" w:cs="Arial"/>
          <w:color w:val="000000"/>
          <w:sz w:val="22"/>
          <w:szCs w:val="22"/>
        </w:rPr>
        <w:t xml:space="preserve"> (`u</w:t>
      </w:r>
      <w:r w:rsidR="003936B3">
        <w:rPr>
          <w:rFonts w:ascii="Arial" w:hAnsi="Arial" w:cs="Arial"/>
          <w:color w:val="000000"/>
          <w:sz w:val="22"/>
          <w:szCs w:val="22"/>
        </w:rPr>
        <w:t>#</w:t>
      </w:r>
      <w:r w:rsidR="004C0A48">
        <w:rPr>
          <w:rFonts w:ascii="Arial" w:hAnsi="Arial" w:cs="Arial"/>
          <w:color w:val="000000"/>
          <w:sz w:val="22"/>
          <w:szCs w:val="22"/>
        </w:rPr>
        <w:t>)</w:t>
      </w:r>
      <w:r w:rsidR="00405F25" w:rsidRPr="009D4D5E">
        <w:rPr>
          <w:rFonts w:ascii="Arial" w:hAnsi="Arial" w:cs="Arial"/>
          <w:color w:val="000000"/>
          <w:sz w:val="22"/>
          <w:szCs w:val="22"/>
        </w:rPr>
        <w:t xml:space="preserve"> was applied </w:t>
      </w:r>
      <w:r w:rsidR="00DC032C">
        <w:rPr>
          <w:rFonts w:ascii="Arial" w:hAnsi="Arial" w:cs="Arial"/>
          <w:color w:val="000000"/>
          <w:sz w:val="22"/>
          <w:szCs w:val="22"/>
        </w:rPr>
        <w:t>which greatly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accelerate</w:t>
      </w:r>
      <w:r w:rsidR="00DC032C">
        <w:rPr>
          <w:rFonts w:ascii="Arial" w:hAnsi="Arial" w:cs="Arial"/>
          <w:color w:val="000000"/>
          <w:sz w:val="22"/>
          <w:szCs w:val="22"/>
        </w:rPr>
        <w:t>s</w:t>
      </w:r>
      <w:r w:rsidR="00FC1AC4" w:rsidRPr="009D4D5E">
        <w:rPr>
          <w:rFonts w:ascii="Arial" w:hAnsi="Arial" w:cs="Arial"/>
          <w:color w:val="000000"/>
          <w:sz w:val="22"/>
          <w:szCs w:val="22"/>
        </w:rPr>
        <w:t xml:space="preserve"> </w:t>
      </w:r>
      <w:r w:rsidR="00DC032C">
        <w:rPr>
          <w:rFonts w:ascii="Arial" w:hAnsi="Arial" w:cs="Arial"/>
          <w:color w:val="000000"/>
          <w:sz w:val="22"/>
          <w:szCs w:val="22"/>
        </w:rPr>
        <w:t xml:space="preserve">the subsequent left join with the </w:t>
      </w:r>
      <w:r w:rsidR="00DC032C" w:rsidRPr="00DC032C">
        <w:rPr>
          <w:rFonts w:ascii="Arial" w:hAnsi="Arial" w:cs="Arial"/>
          <w:b/>
          <w:color w:val="000000"/>
          <w:sz w:val="22"/>
          <w:szCs w:val="22"/>
        </w:rPr>
        <w:t>txInputs</w:t>
      </w:r>
      <w:r w:rsidR="00DC032C">
        <w:rPr>
          <w:rFonts w:ascii="Arial" w:hAnsi="Arial" w:cs="Arial"/>
          <w:color w:val="000000"/>
          <w:sz w:val="22"/>
          <w:szCs w:val="22"/>
        </w:rPr>
        <w:t xml:space="preserve"> table</w:t>
      </w:r>
      <w:r w:rsidR="000559F5">
        <w:rPr>
          <w:rFonts w:ascii="Arial" w:hAnsi="Arial" w:cs="Arial"/>
          <w:color w:val="000000"/>
          <w:sz w:val="22"/>
          <w:szCs w:val="22"/>
        </w:rPr>
        <w:t xml:space="preserve">. </w:t>
      </w:r>
      <w:r w:rsidR="00444033">
        <w:rPr>
          <w:rFonts w:ascii="Arial" w:hAnsi="Arial" w:cs="Arial"/>
          <w:color w:val="000000"/>
          <w:sz w:val="22"/>
          <w:szCs w:val="22"/>
        </w:rPr>
        <w:t>Below is summari</w:t>
      </w:r>
      <w:r w:rsidR="009C742B">
        <w:rPr>
          <w:rFonts w:ascii="Arial" w:hAnsi="Arial" w:cs="Arial"/>
          <w:color w:val="000000"/>
          <w:sz w:val="22"/>
          <w:szCs w:val="22"/>
        </w:rPr>
        <w:t>z</w:t>
      </w:r>
      <w:r w:rsidR="00444033">
        <w:rPr>
          <w:rFonts w:ascii="Arial" w:hAnsi="Arial" w:cs="Arial"/>
          <w:color w:val="000000"/>
          <w:sz w:val="22"/>
          <w:szCs w:val="22"/>
        </w:rPr>
        <w:t>ed the join procedure followed.</w:t>
      </w:r>
    </w:p>
    <w:p w14:paraId="1A31C5BB" w14:textId="027B5042" w:rsidR="00F02F38" w:rsidRDefault="00F02F38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83" w:name="_MON_1604676521"/>
    <w:bookmarkEnd w:id="83"/>
    <w:p w14:paraId="3009E5B8" w14:textId="4C87E436" w:rsidR="00FC1AC4" w:rsidRPr="009D4D5E" w:rsidRDefault="00E00BE8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object w:dxaOrig="9026" w:dyaOrig="4115" w14:anchorId="77C7CC0E">
          <v:shape id="_x0000_i1041" type="#_x0000_t75" style="width:451.5pt;height:213pt" o:ole="">
            <v:imagedata r:id="rId76" o:title=""/>
          </v:shape>
          <o:OLEObject Type="Embed" ProgID="Word.OpenDocumentText.12" ShapeID="_x0000_i1041" DrawAspect="Content" ObjectID="_1605370982" r:id="rId77"/>
        </w:object>
      </w:r>
    </w:p>
    <w:p w14:paraId="6F2D5835" w14:textId="318C1DA8" w:rsidR="00405F25" w:rsidRPr="009D4D5E" w:rsidRDefault="00FC1AC4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4D5E">
        <w:rPr>
          <w:rFonts w:ascii="Arial" w:hAnsi="Arial" w:cs="Arial"/>
          <w:color w:val="000000"/>
          <w:sz w:val="22"/>
          <w:szCs w:val="22"/>
        </w:rPr>
        <w:t>To keep the in-memory footprint of th</w:t>
      </w:r>
      <w:r w:rsidR="00AA794E">
        <w:rPr>
          <w:rFonts w:ascii="Arial" w:hAnsi="Arial" w:cs="Arial"/>
          <w:color w:val="000000"/>
          <w:sz w:val="22"/>
          <w:szCs w:val="22"/>
        </w:rPr>
        <w:t>e UTXO</w:t>
      </w:r>
      <w:r w:rsidRPr="009D4D5E">
        <w:rPr>
          <w:rFonts w:ascii="Arial" w:hAnsi="Arial" w:cs="Arial"/>
          <w:color w:val="000000"/>
          <w:sz w:val="22"/>
          <w:szCs w:val="22"/>
        </w:rPr>
        <w:t xml:space="preserve"> table to a minimum, </w:t>
      </w:r>
      <w:r w:rsidR="00405F25" w:rsidRPr="009D4D5E">
        <w:rPr>
          <w:rFonts w:ascii="Arial" w:hAnsi="Arial" w:cs="Arial"/>
          <w:color w:val="000000"/>
          <w:sz w:val="22"/>
          <w:szCs w:val="22"/>
        </w:rPr>
        <w:t>records were removed whenever an output was spent. As a result, during the download process, the number of rows in this table is exactly the number of UTXOs available. Below is a plot of the table count versus block height</w:t>
      </w:r>
      <w:r w:rsidR="00ED09CA">
        <w:rPr>
          <w:rFonts w:ascii="Arial" w:hAnsi="Arial" w:cs="Arial"/>
          <w:color w:val="000000"/>
          <w:sz w:val="22"/>
          <w:szCs w:val="22"/>
        </w:rPr>
        <w:t>, showing the gradual increase in UTXOs over time</w:t>
      </w:r>
      <w:r w:rsidR="00405F25" w:rsidRPr="009D4D5E">
        <w:rPr>
          <w:rFonts w:ascii="Arial" w:hAnsi="Arial" w:cs="Arial"/>
          <w:color w:val="000000"/>
          <w:sz w:val="22"/>
          <w:szCs w:val="22"/>
        </w:rPr>
        <w:t>.</w:t>
      </w:r>
    </w:p>
    <w:p w14:paraId="2BCE7F7E" w14:textId="526E85E9" w:rsidR="00CA5789" w:rsidRPr="009D4D5E" w:rsidRDefault="00CA5789" w:rsidP="009D4D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1443D0B" w14:textId="31E67E5A" w:rsidR="0094372E" w:rsidRDefault="0094372E" w:rsidP="00253473"/>
    <w:p w14:paraId="728A14BD" w14:textId="0B21177B" w:rsidR="0094372E" w:rsidRDefault="0079514F" w:rsidP="00253473">
      <w:r>
        <w:rPr>
          <w:noProof/>
          <w:lang w:val="en-US"/>
        </w:rPr>
        <w:lastRenderedPageBreak/>
        <w:drawing>
          <wp:inline distT="0" distB="0" distL="0" distR="0" wp14:anchorId="0F8E9271" wp14:editId="370D0D52">
            <wp:extent cx="5727700" cy="291338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9FFF" w14:textId="77777777" w:rsidR="00A024D2" w:rsidRPr="00A024D2" w:rsidRDefault="00A024D2" w:rsidP="00A024D2">
      <w:bookmarkStart w:id="84" w:name="_Toc530123392"/>
    </w:p>
    <w:p w14:paraId="25C5ADF2" w14:textId="77827FBF" w:rsidR="00763095" w:rsidRPr="00576143" w:rsidRDefault="008E4544" w:rsidP="00576143">
      <w:pPr>
        <w:pStyle w:val="Heading2"/>
        <w:rPr>
          <w:rFonts w:asciiTheme="minorHAnsi" w:hAnsiTheme="minorHAnsi" w:cstheme="minorHAnsi"/>
          <w:sz w:val="24"/>
        </w:rPr>
      </w:pPr>
      <w:bookmarkStart w:id="85" w:name="_Reference_HDB_with"/>
      <w:bookmarkStart w:id="86" w:name="_Toc531609504"/>
      <w:bookmarkEnd w:id="85"/>
      <w:r w:rsidRPr="00576143">
        <w:rPr>
          <w:rFonts w:asciiTheme="minorHAnsi" w:hAnsiTheme="minorHAnsi" w:cstheme="minorHAnsi"/>
          <w:sz w:val="24"/>
        </w:rPr>
        <w:t xml:space="preserve">Reference HDB with </w:t>
      </w:r>
      <w:r w:rsidR="00A032E7" w:rsidRPr="00576143">
        <w:rPr>
          <w:rFonts w:asciiTheme="minorHAnsi" w:hAnsiTheme="minorHAnsi" w:cstheme="minorHAnsi"/>
          <w:sz w:val="24"/>
        </w:rPr>
        <w:t>Lookup tables</w:t>
      </w:r>
      <w:bookmarkEnd w:id="84"/>
      <w:bookmarkEnd w:id="86"/>
    </w:p>
    <w:p w14:paraId="2041307B" w14:textId="7FEDA171" w:rsidR="00A032E7" w:rsidRDefault="00A032E7" w:rsidP="00A032E7"/>
    <w:p w14:paraId="7E450612" w14:textId="62A6A196" w:rsidR="00AE2C54" w:rsidRDefault="008E4544" w:rsidP="00970FA0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003F78">
        <w:rPr>
          <w:rFonts w:ascii="Arial" w:hAnsi="Arial" w:cs="Arial"/>
          <w:color w:val="000000"/>
          <w:sz w:val="22"/>
          <w:szCs w:val="22"/>
        </w:rPr>
        <w:t>s described previously,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003F78">
        <w:rPr>
          <w:rFonts w:ascii="Arial" w:hAnsi="Arial" w:cs="Arial"/>
          <w:color w:val="000000"/>
          <w:sz w:val="22"/>
          <w:szCs w:val="22"/>
        </w:rPr>
        <w:t>the purpose of the refDB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tables, </w:t>
      </w:r>
      <w:r w:rsidR="005C52DD" w:rsidRPr="000533E8">
        <w:rPr>
          <w:rFonts w:ascii="Arial" w:hAnsi="Arial" w:cs="Arial"/>
          <w:b/>
          <w:color w:val="000000"/>
          <w:sz w:val="22"/>
          <w:szCs w:val="22"/>
        </w:rPr>
        <w:t>addressLookup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and </w:t>
      </w:r>
      <w:r w:rsidR="005C52DD" w:rsidRPr="000533E8">
        <w:rPr>
          <w:rFonts w:ascii="Arial" w:hAnsi="Arial" w:cs="Arial"/>
          <w:b/>
          <w:color w:val="000000"/>
          <w:sz w:val="22"/>
          <w:szCs w:val="22"/>
        </w:rPr>
        <w:t>txidLookup</w:t>
      </w:r>
      <w:r w:rsidR="005C52DD">
        <w:rPr>
          <w:rFonts w:ascii="Arial" w:hAnsi="Arial" w:cs="Arial"/>
          <w:color w:val="000000"/>
          <w:sz w:val="22"/>
          <w:szCs w:val="22"/>
        </w:rPr>
        <w:t>,</w:t>
      </w:r>
      <w:r w:rsidR="00003F78">
        <w:rPr>
          <w:rFonts w:ascii="Arial" w:hAnsi="Arial" w:cs="Arial"/>
          <w:color w:val="000000"/>
          <w:sz w:val="22"/>
          <w:szCs w:val="22"/>
        </w:rPr>
        <w:t xml:space="preserve"> is to </w:t>
      </w:r>
      <w:r w:rsidR="005C52DD">
        <w:rPr>
          <w:rFonts w:ascii="Arial" w:hAnsi="Arial" w:cs="Arial"/>
          <w:color w:val="000000"/>
          <w:sz w:val="22"/>
          <w:szCs w:val="22"/>
        </w:rPr>
        <w:t>keep track of the partition number and</w:t>
      </w:r>
      <w:r w:rsidR="00003F78">
        <w:rPr>
          <w:rFonts w:ascii="Arial" w:hAnsi="Arial" w:cs="Arial"/>
          <w:color w:val="000000"/>
          <w:sz w:val="22"/>
          <w:szCs w:val="22"/>
        </w:rPr>
        <w:t xml:space="preserve"> block </w:t>
      </w:r>
      <w:r w:rsidR="005C52DD">
        <w:rPr>
          <w:rFonts w:ascii="Arial" w:hAnsi="Arial" w:cs="Arial"/>
          <w:color w:val="000000"/>
          <w:sz w:val="22"/>
          <w:szCs w:val="22"/>
        </w:rPr>
        <w:t>height value</w:t>
      </w:r>
      <w:r w:rsidR="009C4950">
        <w:rPr>
          <w:rFonts w:ascii="Arial" w:hAnsi="Arial" w:cs="Arial"/>
          <w:color w:val="000000"/>
          <w:sz w:val="22"/>
          <w:szCs w:val="22"/>
        </w:rPr>
        <w:t>s</w:t>
      </w:r>
      <w:r w:rsidR="00290F25">
        <w:rPr>
          <w:rFonts w:ascii="Arial" w:hAnsi="Arial" w:cs="Arial"/>
          <w:color w:val="000000"/>
          <w:sz w:val="22"/>
          <w:szCs w:val="22"/>
        </w:rPr>
        <w:t xml:space="preserve"> </w:t>
      </w:r>
      <w:r w:rsidR="00F62C1B">
        <w:rPr>
          <w:rFonts w:ascii="Arial" w:hAnsi="Arial" w:cs="Arial"/>
          <w:color w:val="000000"/>
          <w:sz w:val="22"/>
          <w:szCs w:val="22"/>
        </w:rPr>
        <w:t>the transaction information associated with an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</w:t>
      </w:r>
      <w:r w:rsidR="00003F78">
        <w:rPr>
          <w:rFonts w:ascii="Arial" w:hAnsi="Arial" w:cs="Arial"/>
          <w:color w:val="000000"/>
          <w:sz w:val="22"/>
          <w:szCs w:val="22"/>
        </w:rPr>
        <w:t xml:space="preserve">address or </w:t>
      </w:r>
      <w:r w:rsidR="00F307BD">
        <w:rPr>
          <w:rFonts w:ascii="Arial" w:hAnsi="Arial" w:cs="Arial"/>
          <w:color w:val="000000"/>
          <w:sz w:val="22"/>
          <w:szCs w:val="22"/>
        </w:rPr>
        <w:t>TXID</w:t>
      </w:r>
      <w:r w:rsidR="00003F78">
        <w:rPr>
          <w:rFonts w:ascii="Arial" w:hAnsi="Arial" w:cs="Arial"/>
          <w:color w:val="000000"/>
          <w:sz w:val="22"/>
          <w:szCs w:val="22"/>
        </w:rPr>
        <w:t xml:space="preserve"> </w:t>
      </w:r>
      <w:r w:rsidR="009C4950">
        <w:rPr>
          <w:rFonts w:ascii="Arial" w:hAnsi="Arial" w:cs="Arial"/>
          <w:color w:val="000000"/>
          <w:sz w:val="22"/>
          <w:szCs w:val="22"/>
        </w:rPr>
        <w:t>can be found</w:t>
      </w:r>
      <w:r w:rsidR="00290F25">
        <w:rPr>
          <w:rFonts w:ascii="Arial" w:hAnsi="Arial" w:cs="Arial"/>
          <w:color w:val="000000"/>
          <w:sz w:val="22"/>
          <w:szCs w:val="22"/>
        </w:rPr>
        <w:t xml:space="preserve"> </w:t>
      </w:r>
      <w:r w:rsidR="005C52DD">
        <w:rPr>
          <w:rFonts w:ascii="Arial" w:hAnsi="Arial" w:cs="Arial"/>
          <w:color w:val="000000"/>
          <w:sz w:val="22"/>
          <w:szCs w:val="22"/>
        </w:rPr>
        <w:t>in the mainDB</w:t>
      </w:r>
      <w:r w:rsidR="00F62C1B">
        <w:rPr>
          <w:rFonts w:ascii="Arial" w:hAnsi="Arial" w:cs="Arial"/>
          <w:color w:val="000000"/>
          <w:sz w:val="22"/>
          <w:szCs w:val="22"/>
        </w:rPr>
        <w:t xml:space="preserve"> tables</w:t>
      </w:r>
      <w:r w:rsidR="005C52DD">
        <w:rPr>
          <w:rFonts w:ascii="Arial" w:hAnsi="Arial" w:cs="Arial"/>
          <w:color w:val="000000"/>
          <w:sz w:val="22"/>
          <w:szCs w:val="22"/>
        </w:rPr>
        <w:t>. Doing a</w:t>
      </w:r>
      <w:r w:rsidR="001964A4">
        <w:rPr>
          <w:rFonts w:ascii="Arial" w:hAnsi="Arial" w:cs="Arial"/>
          <w:color w:val="000000"/>
          <w:sz w:val="22"/>
          <w:szCs w:val="22"/>
        </w:rPr>
        <w:t xml:space="preserve"> brute force exhaustive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search on the </w:t>
      </w:r>
      <w:r w:rsidR="005C52DD" w:rsidRPr="000533E8">
        <w:rPr>
          <w:rFonts w:ascii="Arial" w:hAnsi="Arial" w:cs="Arial"/>
          <w:b/>
          <w:color w:val="000000"/>
          <w:sz w:val="22"/>
          <w:szCs w:val="22"/>
        </w:rPr>
        <w:t>txInputs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or </w:t>
      </w:r>
      <w:r w:rsidR="005C52DD" w:rsidRPr="000533E8">
        <w:rPr>
          <w:rFonts w:ascii="Arial" w:hAnsi="Arial" w:cs="Arial"/>
          <w:b/>
          <w:color w:val="000000"/>
          <w:sz w:val="22"/>
          <w:szCs w:val="22"/>
        </w:rPr>
        <w:t>txOutputs</w:t>
      </w:r>
      <w:r w:rsidR="005C52DD">
        <w:rPr>
          <w:rFonts w:ascii="Arial" w:hAnsi="Arial" w:cs="Arial"/>
          <w:color w:val="000000"/>
          <w:sz w:val="22"/>
          <w:szCs w:val="22"/>
        </w:rPr>
        <w:t xml:space="preserve"> tables for a single address, without being able to restrict the search space using the partition number or block height value</w:t>
      </w:r>
      <w:r w:rsidR="005C52DD" w:rsidRPr="007D63A2">
        <w:rPr>
          <w:rFonts w:ascii="Arial" w:hAnsi="Arial" w:cs="Arial"/>
          <w:sz w:val="22"/>
          <w:szCs w:val="22"/>
        </w:rPr>
        <w:t xml:space="preserve">, would result in an enormous </w:t>
      </w:r>
      <w:r w:rsidR="001964A4">
        <w:rPr>
          <w:rFonts w:ascii="Arial" w:hAnsi="Arial" w:cs="Arial"/>
          <w:sz w:val="22"/>
          <w:szCs w:val="22"/>
        </w:rPr>
        <w:t>number</w:t>
      </w:r>
      <w:r w:rsidR="005C52DD" w:rsidRPr="007D63A2">
        <w:rPr>
          <w:rFonts w:ascii="Arial" w:hAnsi="Arial" w:cs="Arial"/>
          <w:sz w:val="22"/>
          <w:szCs w:val="22"/>
        </w:rPr>
        <w:t xml:space="preserve"> of string comparisons and very slow lookup times.</w:t>
      </w:r>
      <w:r w:rsidR="00970FA0" w:rsidRPr="007D63A2">
        <w:rPr>
          <w:rFonts w:ascii="Arial" w:hAnsi="Arial" w:cs="Arial"/>
          <w:sz w:val="22"/>
          <w:szCs w:val="22"/>
        </w:rPr>
        <w:t xml:space="preserve"> </w:t>
      </w:r>
      <w:r w:rsidR="001964A4">
        <w:rPr>
          <w:rFonts w:ascii="Arial" w:hAnsi="Arial" w:cs="Arial"/>
          <w:sz w:val="22"/>
          <w:szCs w:val="22"/>
        </w:rPr>
        <w:t>Instead, a</w:t>
      </w:r>
      <w:r w:rsidR="00F91502" w:rsidRPr="007D63A2">
        <w:rPr>
          <w:rFonts w:ascii="Arial" w:hAnsi="Arial" w:cs="Arial"/>
          <w:sz w:val="22"/>
          <w:szCs w:val="22"/>
        </w:rPr>
        <w:t xml:space="preserve"> sample</w:t>
      </w:r>
      <w:r w:rsidR="005C52DD" w:rsidRPr="007D63A2">
        <w:rPr>
          <w:rFonts w:ascii="Arial" w:hAnsi="Arial" w:cs="Arial"/>
          <w:sz w:val="22"/>
          <w:szCs w:val="22"/>
        </w:rPr>
        <w:t xml:space="preserve"> query to discover the height and partition value</w:t>
      </w:r>
      <w:r w:rsidR="00970FA0" w:rsidRPr="007D63A2">
        <w:rPr>
          <w:rFonts w:ascii="Arial" w:hAnsi="Arial" w:cs="Arial"/>
          <w:sz w:val="22"/>
          <w:szCs w:val="22"/>
        </w:rPr>
        <w:t>s</w:t>
      </w:r>
      <w:r w:rsidR="00F91502" w:rsidRPr="007D63A2">
        <w:rPr>
          <w:rFonts w:ascii="Arial" w:hAnsi="Arial" w:cs="Arial"/>
          <w:sz w:val="22"/>
          <w:szCs w:val="22"/>
        </w:rPr>
        <w:t xml:space="preserve"> for a given address </w:t>
      </w:r>
      <w:r w:rsidR="001964A4">
        <w:rPr>
          <w:rFonts w:ascii="Arial" w:hAnsi="Arial" w:cs="Arial"/>
          <w:sz w:val="22"/>
          <w:szCs w:val="22"/>
        </w:rPr>
        <w:t>can</w:t>
      </w:r>
      <w:r w:rsidR="00F91502" w:rsidRPr="007D63A2">
        <w:rPr>
          <w:rFonts w:ascii="Arial" w:hAnsi="Arial" w:cs="Arial"/>
          <w:sz w:val="22"/>
          <w:szCs w:val="22"/>
        </w:rPr>
        <w:t xml:space="preserve"> be performed as follows.</w:t>
      </w:r>
    </w:p>
    <w:p w14:paraId="40FE3091" w14:textId="7299F8E6" w:rsidR="004A408F" w:rsidRDefault="004A408F" w:rsidP="00970FA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7EE81AC" w14:textId="6EF25A8F" w:rsidR="004A408F" w:rsidRDefault="004A408F" w:rsidP="00970FA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First</w:t>
      </w:r>
      <w:r w:rsidR="00F307BD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the last two characters of the address are used to compute the partition number in the refDB, and the last three characters are used to derive the </w:t>
      </w:r>
      <w:r w:rsidRPr="00FF7230">
        <w:rPr>
          <w:rFonts w:ascii="Arial" w:hAnsi="Arial" w:cs="Arial"/>
          <w:b/>
          <w:color w:val="000000"/>
          <w:sz w:val="22"/>
          <w:szCs w:val="22"/>
        </w:rPr>
        <w:t>tag</w:t>
      </w:r>
      <w:r>
        <w:rPr>
          <w:rFonts w:ascii="Arial" w:hAnsi="Arial" w:cs="Arial"/>
          <w:color w:val="000000"/>
          <w:sz w:val="22"/>
          <w:szCs w:val="22"/>
        </w:rPr>
        <w:t xml:space="preserve"> column value which is used to minimi</w:t>
      </w:r>
      <w:r w:rsidR="00622B8E">
        <w:rPr>
          <w:rFonts w:ascii="Arial" w:hAnsi="Arial" w:cs="Arial"/>
          <w:color w:val="000000"/>
          <w:sz w:val="22"/>
          <w:szCs w:val="22"/>
        </w:rPr>
        <w:t>z</w:t>
      </w:r>
      <w:r>
        <w:rPr>
          <w:rFonts w:ascii="Arial" w:hAnsi="Arial" w:cs="Arial"/>
          <w:color w:val="000000"/>
          <w:sz w:val="22"/>
          <w:szCs w:val="22"/>
        </w:rPr>
        <w:t>e the number of string comparisons and accelerate the lookup.</w:t>
      </w:r>
    </w:p>
    <w:p w14:paraId="4192AD2A" w14:textId="77777777" w:rsidR="00123FDC" w:rsidRPr="00970FA0" w:rsidRDefault="00123FDC" w:rsidP="00970FA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bookmarkStart w:id="87" w:name="_Hlk530134574"/>
    <w:bookmarkStart w:id="88" w:name="_MON_1603458150"/>
    <w:bookmarkEnd w:id="88"/>
    <w:p w14:paraId="64CA58F2" w14:textId="7E3C05D7" w:rsidR="00B969BB" w:rsidRPr="00123FDC" w:rsidRDefault="003D3C47" w:rsidP="00B969BB">
      <w:pPr>
        <w:shd w:val="clear" w:color="auto" w:fill="FFFFFF"/>
        <w:rPr>
          <w:rFonts w:ascii="Arial" w:eastAsia="Times New Roman" w:hAnsi="Arial" w:cs="Arial"/>
          <w:color w:val="222222"/>
          <w:lang w:eastAsia="en-GB"/>
        </w:rPr>
      </w:pPr>
      <w:r>
        <w:rPr>
          <w:rFonts w:ascii="Arial" w:eastAsia="Times New Roman" w:hAnsi="Arial" w:cs="Arial"/>
          <w:color w:val="222222"/>
          <w:lang w:eastAsia="en-GB"/>
        </w:rPr>
        <w:object w:dxaOrig="9026" w:dyaOrig="3830" w14:anchorId="3973E383">
          <v:shape id="_x0000_i1042" type="#_x0000_t75" style="width:451.5pt;height:192pt" o:ole="">
            <v:imagedata r:id="rId79" o:title=""/>
          </v:shape>
          <o:OLEObject Type="Embed" ProgID="Word.OpenDocumentText.12" ShapeID="_x0000_i1042" DrawAspect="Content" ObjectID="_1605370983" r:id="rId80"/>
        </w:object>
      </w:r>
      <w:bookmarkEnd w:id="87"/>
    </w:p>
    <w:p w14:paraId="50A51751" w14:textId="573E7263" w:rsidR="007305B8" w:rsidRDefault="007305B8" w:rsidP="00B969BB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Style w:val="apple-tab-span"/>
          <w:rFonts w:ascii="Arial" w:hAnsi="Arial" w:cs="Arial"/>
        </w:rPr>
        <w:t xml:space="preserve">With the above height and partition value information, subsequent lookups on the </w:t>
      </w:r>
      <w:r w:rsidRPr="00374565">
        <w:rPr>
          <w:rStyle w:val="apple-tab-span"/>
          <w:rFonts w:ascii="Arial" w:hAnsi="Arial" w:cs="Arial"/>
          <w:b/>
        </w:rPr>
        <w:t>txInputs</w:t>
      </w:r>
      <w:r>
        <w:rPr>
          <w:rStyle w:val="apple-tab-span"/>
          <w:rFonts w:ascii="Arial" w:hAnsi="Arial" w:cs="Arial"/>
        </w:rPr>
        <w:t xml:space="preserve"> and </w:t>
      </w:r>
      <w:r w:rsidRPr="00374565">
        <w:rPr>
          <w:rStyle w:val="apple-tab-span"/>
          <w:rFonts w:ascii="Arial" w:hAnsi="Arial" w:cs="Arial"/>
          <w:b/>
        </w:rPr>
        <w:t>txOutputs</w:t>
      </w:r>
      <w:r>
        <w:rPr>
          <w:rStyle w:val="apple-tab-span"/>
          <w:rFonts w:ascii="Arial" w:hAnsi="Arial" w:cs="Arial"/>
        </w:rPr>
        <w:t xml:space="preserve"> tables in the mainDB are greatly simplified and fast.</w:t>
      </w:r>
    </w:p>
    <w:p w14:paraId="11B71456" w14:textId="3793EEF3" w:rsidR="007305B8" w:rsidRDefault="007305B8" w:rsidP="00B969BB">
      <w:pPr>
        <w:shd w:val="clear" w:color="auto" w:fill="FFFFFF"/>
        <w:rPr>
          <w:rStyle w:val="apple-tab-span"/>
          <w:rFonts w:ascii="Arial" w:hAnsi="Arial" w:cs="Arial"/>
        </w:rPr>
      </w:pPr>
    </w:p>
    <w:bookmarkStart w:id="89" w:name="_MON_1603877394"/>
    <w:bookmarkEnd w:id="89"/>
    <w:p w14:paraId="08FC1038" w14:textId="2B41FE8E" w:rsidR="007305B8" w:rsidRDefault="009F1A30" w:rsidP="00B969BB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Fonts w:ascii="Arial" w:eastAsia="Times New Roman" w:hAnsi="Arial" w:cs="Arial"/>
          <w:color w:val="222222"/>
          <w:lang w:eastAsia="en-GB"/>
        </w:rPr>
        <w:object w:dxaOrig="9026" w:dyaOrig="2199" w14:anchorId="43883236">
          <v:shape id="_x0000_i1043" type="#_x0000_t75" style="width:451.5pt;height:109.5pt" o:ole="">
            <v:imagedata r:id="rId81" o:title=""/>
          </v:shape>
          <o:OLEObject Type="Embed" ProgID="Word.OpenDocumentText.12" ShapeID="_x0000_i1043" DrawAspect="Content" ObjectID="_1605370984" r:id="rId82"/>
        </w:object>
      </w:r>
    </w:p>
    <w:p w14:paraId="1BF2C952" w14:textId="3B0DEA49" w:rsidR="00B13C84" w:rsidRDefault="007C7EB1" w:rsidP="00B969BB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Style w:val="apple-tab-span"/>
          <w:rFonts w:ascii="Arial" w:hAnsi="Arial" w:cs="Arial"/>
        </w:rPr>
        <w:t xml:space="preserve">On Github, the script </w:t>
      </w:r>
      <w:hyperlink r:id="rId83" w:history="1">
        <w:r w:rsidRPr="00D71CF8">
          <w:rPr>
            <w:rStyle w:val="Hyperlink"/>
            <w:rFonts w:ascii="Arial" w:hAnsi="Arial" w:cs="Arial"/>
          </w:rPr>
          <w:t>explorer.q</w:t>
        </w:r>
      </w:hyperlink>
      <w:r>
        <w:rPr>
          <w:rStyle w:val="apple-tab-span"/>
          <w:rFonts w:ascii="Arial" w:hAnsi="Arial" w:cs="Arial"/>
        </w:rPr>
        <w:t xml:space="preserve"> contains some convenience functions to perform single and multiple address</w:t>
      </w:r>
      <w:r w:rsidR="00AA3EA1">
        <w:rPr>
          <w:rStyle w:val="apple-tab-span"/>
          <w:rFonts w:ascii="Arial" w:hAnsi="Arial" w:cs="Arial"/>
        </w:rPr>
        <w:t>es</w:t>
      </w:r>
      <w:r>
        <w:rPr>
          <w:rStyle w:val="apple-tab-span"/>
          <w:rFonts w:ascii="Arial" w:hAnsi="Arial" w:cs="Arial"/>
        </w:rPr>
        <w:t xml:space="preserve"> or TXID lookups. Below is shown the result of some sample inputs.</w:t>
      </w:r>
    </w:p>
    <w:p w14:paraId="421C5BC0" w14:textId="378F1CFC" w:rsidR="004D2CBC" w:rsidRDefault="004D2CBC" w:rsidP="00B969BB">
      <w:pPr>
        <w:shd w:val="clear" w:color="auto" w:fill="FFFFFF"/>
        <w:rPr>
          <w:rStyle w:val="apple-tab-span"/>
          <w:rFonts w:ascii="Arial" w:hAnsi="Arial" w:cs="Arial"/>
        </w:rPr>
      </w:pPr>
    </w:p>
    <w:p w14:paraId="46F30B4D" w14:textId="77777777" w:rsidR="00556E83" w:rsidRDefault="003C7C17" w:rsidP="00556E83">
      <w:pPr>
        <w:shd w:val="clear" w:color="auto" w:fill="FFFFFF"/>
        <w:rPr>
          <w:rStyle w:val="apple-tab-span"/>
          <w:rFonts w:ascii="Arial" w:hAnsi="Arial" w:cs="Arial"/>
        </w:rPr>
      </w:pPr>
      <w:bookmarkStart w:id="90" w:name="_MON_1604674284"/>
      <w:bookmarkEnd w:id="90"/>
      <w:r>
        <w:rPr>
          <w:rStyle w:val="apple-tab-span"/>
          <w:rFonts w:ascii="Arial" w:hAnsi="Arial" w:cs="Arial"/>
        </w:rPr>
        <w:pict w14:anchorId="14BD4E53">
          <v:shape id="_x0000_i1044" type="#_x0000_t75" style="width:451.5pt;height:122.25pt">
            <v:imagedata r:id="rId84" o:title=""/>
          </v:shape>
        </w:pict>
      </w:r>
    </w:p>
    <w:bookmarkStart w:id="91" w:name="_MON_1604675840"/>
    <w:bookmarkEnd w:id="91"/>
    <w:p w14:paraId="4A1EC152" w14:textId="750569B4" w:rsidR="00F91502" w:rsidRPr="00556E83" w:rsidRDefault="00161F23" w:rsidP="006A5206">
      <w:pPr>
        <w:shd w:val="clear" w:color="auto" w:fill="FFFFFF"/>
      </w:pPr>
      <w:r>
        <w:rPr>
          <w:rStyle w:val="apple-tab-span"/>
          <w:rFonts w:ascii="Arial" w:hAnsi="Arial" w:cs="Arial"/>
        </w:rPr>
        <w:object w:dxaOrig="9026" w:dyaOrig="2101" w14:anchorId="4EB00C6D">
          <v:shape id="_x0000_i1045" type="#_x0000_t75" style="width:451.5pt;height:105pt" o:ole="">
            <v:imagedata r:id="rId85" o:title=""/>
          </v:shape>
          <o:OLEObject Type="Embed" ProgID="Word.OpenDocumentText.12" ShapeID="_x0000_i1045" DrawAspect="Content" ObjectID="_1605370985" r:id="rId86"/>
        </w:object>
      </w:r>
    </w:p>
    <w:p w14:paraId="5CCFB360" w14:textId="5B2B351E" w:rsidR="00E135B6" w:rsidRPr="001672EB" w:rsidRDefault="00E135B6" w:rsidP="00515B61">
      <w:pPr>
        <w:pStyle w:val="Heading1"/>
        <w:rPr>
          <w:rFonts w:asciiTheme="minorHAnsi" w:hAnsiTheme="minorHAnsi" w:cstheme="minorHAnsi"/>
          <w:b/>
          <w:sz w:val="24"/>
        </w:rPr>
      </w:pPr>
      <w:bookmarkStart w:id="92" w:name="_Toc531609505"/>
      <w:r w:rsidRPr="001672EB">
        <w:rPr>
          <w:rFonts w:asciiTheme="minorHAnsi" w:hAnsiTheme="minorHAnsi" w:cstheme="minorHAnsi"/>
          <w:b/>
          <w:sz w:val="24"/>
        </w:rPr>
        <w:t>Ex</w:t>
      </w:r>
      <w:r w:rsidR="00EC3228" w:rsidRPr="001672EB">
        <w:rPr>
          <w:rFonts w:asciiTheme="minorHAnsi" w:hAnsiTheme="minorHAnsi" w:cstheme="minorHAnsi"/>
          <w:b/>
          <w:sz w:val="24"/>
        </w:rPr>
        <w:t>ploring the Bitcoin Blockchain</w:t>
      </w:r>
      <w:bookmarkEnd w:id="92"/>
    </w:p>
    <w:p w14:paraId="3F61FFA2" w14:textId="2D98C32B" w:rsidR="00BB58E7" w:rsidRDefault="00BB58E7" w:rsidP="00BB58E7"/>
    <w:p w14:paraId="58840FE0" w14:textId="738EA164" w:rsidR="00BB58E7" w:rsidRPr="001611CA" w:rsidRDefault="00BB58E7" w:rsidP="001611CA">
      <w:pPr>
        <w:shd w:val="clear" w:color="auto" w:fill="FFFFFF"/>
        <w:rPr>
          <w:rStyle w:val="apple-tab-span"/>
          <w:rFonts w:ascii="Arial" w:hAnsi="Arial" w:cs="Arial"/>
        </w:rPr>
      </w:pPr>
      <w:r w:rsidRPr="001611CA">
        <w:rPr>
          <w:rStyle w:val="apple-tab-span"/>
          <w:rFonts w:ascii="Arial" w:hAnsi="Arial" w:cs="Arial"/>
        </w:rPr>
        <w:t>As mentioned previously, blockchain explorers can also be used to gauge the state of the network by computing different metrics. Below are some useful metrics which can be readily performed</w:t>
      </w:r>
      <w:r w:rsidR="008F1BB4" w:rsidRPr="001611CA">
        <w:rPr>
          <w:rStyle w:val="apple-tab-span"/>
          <w:rFonts w:ascii="Arial" w:hAnsi="Arial" w:cs="Arial"/>
        </w:rPr>
        <w:t xml:space="preserve"> against the kdb+ database</w:t>
      </w:r>
      <w:r w:rsidR="003E4DCD">
        <w:rPr>
          <w:rStyle w:val="apple-tab-span"/>
          <w:rFonts w:ascii="Arial" w:hAnsi="Arial" w:cs="Arial"/>
        </w:rPr>
        <w:t xml:space="preserve"> using the </w:t>
      </w:r>
      <w:r w:rsidR="0066736A">
        <w:rPr>
          <w:rStyle w:val="apple-tab-span"/>
          <w:rFonts w:ascii="Arial" w:hAnsi="Arial" w:cs="Arial"/>
        </w:rPr>
        <w:t xml:space="preserve">functions defined in the </w:t>
      </w:r>
      <w:hyperlink r:id="rId87" w:history="1">
        <w:r w:rsidR="0066736A" w:rsidRPr="00812046">
          <w:rPr>
            <w:rStyle w:val="Hyperlink"/>
            <w:rFonts w:ascii="Arial" w:hAnsi="Arial" w:cs="Arial"/>
          </w:rPr>
          <w:t>explorer.q</w:t>
        </w:r>
      </w:hyperlink>
      <w:r w:rsidR="003E4DCD">
        <w:rPr>
          <w:rStyle w:val="apple-tab-span"/>
          <w:rFonts w:ascii="Arial" w:hAnsi="Arial" w:cs="Arial"/>
        </w:rPr>
        <w:t xml:space="preserve"> </w:t>
      </w:r>
      <w:r w:rsidR="0066736A">
        <w:rPr>
          <w:rStyle w:val="apple-tab-span"/>
          <w:rFonts w:ascii="Arial" w:hAnsi="Arial" w:cs="Arial"/>
        </w:rPr>
        <w:t>file</w:t>
      </w:r>
      <w:r w:rsidR="003E4DCD">
        <w:rPr>
          <w:rStyle w:val="apple-tab-span"/>
          <w:rFonts w:ascii="Arial" w:hAnsi="Arial" w:cs="Arial"/>
        </w:rPr>
        <w:t xml:space="preserve">. </w:t>
      </w:r>
    </w:p>
    <w:p w14:paraId="1F803780" w14:textId="14DDFDDF" w:rsidR="00BB58E7" w:rsidRPr="00EA13FE" w:rsidRDefault="00BB58E7" w:rsidP="00EA13FE">
      <w:pPr>
        <w:shd w:val="clear" w:color="auto" w:fill="FFFFFF"/>
        <w:rPr>
          <w:rStyle w:val="apple-tab-span"/>
          <w:rFonts w:ascii="Arial" w:hAnsi="Arial" w:cs="Arial"/>
        </w:rPr>
      </w:pPr>
    </w:p>
    <w:p w14:paraId="23611BB8" w14:textId="10DC68A4" w:rsidR="00BB58E7" w:rsidRDefault="00BB58E7" w:rsidP="00EA13FE">
      <w:pPr>
        <w:pStyle w:val="ListParagraph"/>
        <w:numPr>
          <w:ilvl w:val="0"/>
          <w:numId w:val="37"/>
        </w:numPr>
        <w:shd w:val="clear" w:color="auto" w:fill="FFFFFF"/>
        <w:rPr>
          <w:rStyle w:val="apple-tab-span"/>
          <w:rFonts w:ascii="Arial" w:hAnsi="Arial" w:cs="Arial"/>
          <w:sz w:val="22"/>
        </w:rPr>
      </w:pPr>
      <w:r w:rsidRPr="002341FA">
        <w:rPr>
          <w:rStyle w:val="apple-tab-span"/>
          <w:rFonts w:ascii="Arial" w:hAnsi="Arial" w:cs="Arial"/>
          <w:sz w:val="22"/>
        </w:rPr>
        <w:t>SegWit Address Adoption</w:t>
      </w:r>
    </w:p>
    <w:p w14:paraId="72A704B6" w14:textId="635DC3B1" w:rsidR="00C86464" w:rsidRDefault="00C86464" w:rsidP="00C86464">
      <w:pPr>
        <w:shd w:val="clear" w:color="auto" w:fill="FFFFFF"/>
        <w:rPr>
          <w:rStyle w:val="apple-tab-span"/>
          <w:rFonts w:ascii="Arial" w:hAnsi="Arial" w:cs="Arial"/>
        </w:rPr>
      </w:pPr>
    </w:p>
    <w:p w14:paraId="57A2C368" w14:textId="354FACC0" w:rsidR="00C86464" w:rsidRDefault="00C86464" w:rsidP="00C86464">
      <w:pPr>
        <w:shd w:val="clear" w:color="auto" w:fill="FFFFFF"/>
        <w:rPr>
          <w:rStyle w:val="apple-tab-span"/>
          <w:rFonts w:ascii="Arial" w:hAnsi="Arial" w:cs="Arial"/>
        </w:rPr>
      </w:pPr>
      <w:r w:rsidRPr="00EA13FE">
        <w:rPr>
          <w:rStyle w:val="apple-tab-span"/>
          <w:rFonts w:ascii="Arial" w:hAnsi="Arial" w:cs="Arial"/>
        </w:rPr>
        <w:t>Seg</w:t>
      </w:r>
      <w:r>
        <w:rPr>
          <w:rStyle w:val="apple-tab-span"/>
          <w:rFonts w:ascii="Arial" w:hAnsi="Arial" w:cs="Arial"/>
        </w:rPr>
        <w:t>W</w:t>
      </w:r>
      <w:r w:rsidRPr="00EA13FE">
        <w:rPr>
          <w:rStyle w:val="apple-tab-span"/>
          <w:rFonts w:ascii="Arial" w:hAnsi="Arial" w:cs="Arial"/>
        </w:rPr>
        <w:t>it (</w:t>
      </w:r>
      <w:r w:rsidR="00AA3EA1">
        <w:rPr>
          <w:rStyle w:val="apple-tab-span"/>
          <w:rFonts w:ascii="Arial" w:hAnsi="Arial" w:cs="Arial"/>
        </w:rPr>
        <w:t>segregated witness) addresses w</w:t>
      </w:r>
      <w:r w:rsidRPr="00EA13FE">
        <w:rPr>
          <w:rStyle w:val="apple-tab-span"/>
          <w:rFonts w:ascii="Arial" w:hAnsi="Arial" w:cs="Arial"/>
        </w:rPr>
        <w:t xml:space="preserve">ere introduced in block </w:t>
      </w:r>
      <w:r w:rsidRPr="002341FA">
        <w:rPr>
          <w:rStyle w:val="apple-tab-span"/>
          <w:rFonts w:ascii="Arial" w:hAnsi="Arial" w:cs="Arial"/>
        </w:rPr>
        <w:t xml:space="preserve">481824 (2017-08-24) </w:t>
      </w:r>
      <w:r w:rsidRPr="00EA13FE">
        <w:rPr>
          <w:rStyle w:val="apple-tab-span"/>
          <w:rFonts w:ascii="Arial" w:hAnsi="Arial" w:cs="Arial"/>
        </w:rPr>
        <w:t>as a way to reduce the size needed to store transactions in a block</w:t>
      </w:r>
      <w:r>
        <w:rPr>
          <w:rStyle w:val="apple-tab-span"/>
          <w:rFonts w:ascii="Arial" w:hAnsi="Arial" w:cs="Arial"/>
        </w:rPr>
        <w:t xml:space="preserve"> and provide protection from </w:t>
      </w:r>
      <w:hyperlink r:id="rId88" w:history="1">
        <w:r w:rsidRPr="005E0F5E">
          <w:rPr>
            <w:rStyle w:val="Hyperlink"/>
            <w:rFonts w:ascii="Arial" w:hAnsi="Arial" w:cs="Arial"/>
          </w:rPr>
          <w:t>transaction malleability</w:t>
        </w:r>
      </w:hyperlink>
      <w:r w:rsidRPr="00EA13FE">
        <w:rPr>
          <w:rStyle w:val="apple-tab-span"/>
          <w:rFonts w:ascii="Arial" w:hAnsi="Arial" w:cs="Arial"/>
        </w:rPr>
        <w:t xml:space="preserve">. </w:t>
      </w:r>
      <w:r>
        <w:rPr>
          <w:rStyle w:val="apple-tab-span"/>
          <w:rFonts w:ascii="Arial" w:hAnsi="Arial" w:cs="Arial"/>
        </w:rPr>
        <w:t>One way to track the adoption of this new address</w:t>
      </w:r>
      <w:r w:rsidR="008F5843">
        <w:rPr>
          <w:rStyle w:val="apple-tab-span"/>
          <w:rFonts w:ascii="Arial" w:hAnsi="Arial" w:cs="Arial"/>
        </w:rPr>
        <w:t xml:space="preserve"> format</w:t>
      </w:r>
      <w:r>
        <w:rPr>
          <w:rStyle w:val="apple-tab-span"/>
          <w:rFonts w:ascii="Arial" w:hAnsi="Arial" w:cs="Arial"/>
        </w:rPr>
        <w:t xml:space="preserve"> </w:t>
      </w:r>
      <w:r w:rsidR="00115BE3">
        <w:rPr>
          <w:rStyle w:val="apple-tab-span"/>
          <w:rFonts w:ascii="Arial" w:hAnsi="Arial" w:cs="Arial"/>
        </w:rPr>
        <w:t>is to examine</w:t>
      </w:r>
      <w:r>
        <w:rPr>
          <w:rStyle w:val="apple-tab-span"/>
          <w:rFonts w:ascii="Arial" w:hAnsi="Arial" w:cs="Arial"/>
        </w:rPr>
        <w:t xml:space="preserve"> all the unique addresses in a block and c</w:t>
      </w:r>
      <w:r w:rsidR="00115BE3">
        <w:rPr>
          <w:rStyle w:val="apple-tab-span"/>
          <w:rFonts w:ascii="Arial" w:hAnsi="Arial" w:cs="Arial"/>
        </w:rPr>
        <w:t>ount how many are of</w:t>
      </w:r>
      <w:r>
        <w:rPr>
          <w:rStyle w:val="apple-tab-span"/>
          <w:rFonts w:ascii="Arial" w:hAnsi="Arial" w:cs="Arial"/>
        </w:rPr>
        <w:t xml:space="preserve"> </w:t>
      </w:r>
      <w:hyperlink r:id="rId89" w:history="1">
        <w:r w:rsidRPr="00533628">
          <w:rPr>
            <w:rStyle w:val="Hyperlink"/>
            <w:rFonts w:ascii="Arial" w:hAnsi="Arial" w:cs="Arial"/>
          </w:rPr>
          <w:t>bech32</w:t>
        </w:r>
      </w:hyperlink>
      <w:r>
        <w:rPr>
          <w:rStyle w:val="apple-tab-span"/>
          <w:rFonts w:ascii="Arial" w:hAnsi="Arial" w:cs="Arial"/>
        </w:rPr>
        <w:t xml:space="preserve"> address</w:t>
      </w:r>
      <w:r w:rsidR="00115BE3">
        <w:rPr>
          <w:rStyle w:val="apple-tab-span"/>
          <w:rFonts w:ascii="Arial" w:hAnsi="Arial" w:cs="Arial"/>
        </w:rPr>
        <w:t xml:space="preserve"> format</w:t>
      </w:r>
      <w:r>
        <w:rPr>
          <w:rStyle w:val="apple-tab-span"/>
          <w:rFonts w:ascii="Arial" w:hAnsi="Arial" w:cs="Arial"/>
        </w:rPr>
        <w:t xml:space="preserve">. </w:t>
      </w:r>
      <w:r w:rsidR="001E33A3">
        <w:rPr>
          <w:rStyle w:val="apple-tab-span"/>
          <w:rFonts w:ascii="Arial" w:hAnsi="Arial" w:cs="Arial"/>
        </w:rPr>
        <w:t>The function</w:t>
      </w:r>
      <w:r>
        <w:rPr>
          <w:rStyle w:val="apple-tab-span"/>
          <w:rFonts w:ascii="Arial" w:hAnsi="Arial" w:cs="Arial"/>
        </w:rPr>
        <w:t xml:space="preserve"> </w:t>
      </w:r>
      <w:r w:rsidRPr="005E0F5E">
        <w:rPr>
          <w:rStyle w:val="apple-tab-span"/>
          <w:rFonts w:ascii="Arial" w:hAnsi="Arial" w:cs="Arial"/>
          <w:i/>
        </w:rPr>
        <w:t>.qexplorer.</w:t>
      </w:r>
      <w:r>
        <w:rPr>
          <w:rStyle w:val="apple-tab-span"/>
          <w:rFonts w:ascii="Arial" w:hAnsi="Arial" w:cs="Arial"/>
          <w:i/>
        </w:rPr>
        <w:t>s</w:t>
      </w:r>
      <w:r w:rsidRPr="005E0F5E">
        <w:rPr>
          <w:rStyle w:val="apple-tab-span"/>
          <w:rFonts w:ascii="Arial" w:hAnsi="Arial" w:cs="Arial"/>
          <w:i/>
        </w:rPr>
        <w:t>eg</w:t>
      </w:r>
      <w:r>
        <w:rPr>
          <w:rStyle w:val="apple-tab-span"/>
          <w:rFonts w:ascii="Arial" w:hAnsi="Arial" w:cs="Arial"/>
          <w:i/>
        </w:rPr>
        <w:t>w</w:t>
      </w:r>
      <w:r w:rsidRPr="005E0F5E">
        <w:rPr>
          <w:rStyle w:val="apple-tab-span"/>
          <w:rFonts w:ascii="Arial" w:hAnsi="Arial" w:cs="Arial"/>
          <w:i/>
        </w:rPr>
        <w:t>itAddr</w:t>
      </w:r>
      <w:r w:rsidR="001E33A3">
        <w:rPr>
          <w:rStyle w:val="apple-tab-span"/>
          <w:rFonts w:ascii="Arial" w:hAnsi="Arial" w:cs="Arial"/>
          <w:i/>
        </w:rPr>
        <w:t xml:space="preserve">, </w:t>
      </w:r>
      <w:r w:rsidR="001E33A3">
        <w:rPr>
          <w:rStyle w:val="apple-tab-span"/>
          <w:rFonts w:ascii="Arial" w:hAnsi="Arial" w:cs="Arial"/>
        </w:rPr>
        <w:t>shown below, can be used to perform this calculation on a single</w:t>
      </w:r>
      <w:r>
        <w:rPr>
          <w:rStyle w:val="apple-tab-span"/>
          <w:rFonts w:ascii="Arial" w:hAnsi="Arial" w:cs="Arial"/>
        </w:rPr>
        <w:t xml:space="preserve"> block </w:t>
      </w:r>
      <w:r w:rsidR="001E33A3">
        <w:rPr>
          <w:rStyle w:val="apple-tab-span"/>
          <w:rFonts w:ascii="Arial" w:hAnsi="Arial" w:cs="Arial"/>
        </w:rPr>
        <w:t>and returns the number of</w:t>
      </w:r>
      <w:r>
        <w:rPr>
          <w:rStyle w:val="apple-tab-span"/>
          <w:rFonts w:ascii="Arial" w:hAnsi="Arial" w:cs="Arial"/>
        </w:rPr>
        <w:t xml:space="preserve"> address</w:t>
      </w:r>
      <w:r w:rsidR="001E33A3">
        <w:rPr>
          <w:rStyle w:val="apple-tab-span"/>
          <w:rFonts w:ascii="Arial" w:hAnsi="Arial" w:cs="Arial"/>
        </w:rPr>
        <w:t xml:space="preserve"> </w:t>
      </w:r>
      <w:r>
        <w:rPr>
          <w:rStyle w:val="apple-tab-span"/>
          <w:rFonts w:ascii="Arial" w:hAnsi="Arial" w:cs="Arial"/>
        </w:rPr>
        <w:t xml:space="preserve">per </w:t>
      </w:r>
      <w:r w:rsidR="001E33A3">
        <w:rPr>
          <w:rStyle w:val="apple-tab-span"/>
          <w:rFonts w:ascii="Arial" w:hAnsi="Arial" w:cs="Arial"/>
        </w:rPr>
        <w:t>format type</w:t>
      </w:r>
      <w:r>
        <w:rPr>
          <w:rStyle w:val="apple-tab-span"/>
          <w:rFonts w:ascii="Arial" w:hAnsi="Arial" w:cs="Arial"/>
        </w:rPr>
        <w:t xml:space="preserve">. </w:t>
      </w:r>
      <w:r w:rsidR="001E33A3">
        <w:rPr>
          <w:rStyle w:val="apple-tab-span"/>
          <w:rFonts w:ascii="Arial" w:hAnsi="Arial" w:cs="Arial"/>
        </w:rPr>
        <w:t xml:space="preserve">By using the </w:t>
      </w:r>
      <w:r w:rsidR="001E33A3" w:rsidRPr="00317660">
        <w:rPr>
          <w:rStyle w:val="apple-tab-span"/>
          <w:rFonts w:ascii="Arial" w:hAnsi="Arial" w:cs="Arial"/>
          <w:i/>
        </w:rPr>
        <w:t>each</w:t>
      </w:r>
      <w:r w:rsidR="001E33A3">
        <w:rPr>
          <w:rStyle w:val="apple-tab-span"/>
          <w:rFonts w:ascii="Arial" w:hAnsi="Arial" w:cs="Arial"/>
        </w:rPr>
        <w:t xml:space="preserve"> adverb, the function can be run over a range of blocks beginning</w:t>
      </w:r>
      <w:r>
        <w:rPr>
          <w:rStyle w:val="apple-tab-span"/>
          <w:rFonts w:ascii="Arial" w:hAnsi="Arial" w:cs="Arial"/>
        </w:rPr>
        <w:t xml:space="preserve"> from height 481824 (partition 481)</w:t>
      </w:r>
      <w:r w:rsidR="001E33A3">
        <w:rPr>
          <w:rStyle w:val="apple-tab-span"/>
          <w:rFonts w:ascii="Arial" w:hAnsi="Arial" w:cs="Arial"/>
        </w:rPr>
        <w:t xml:space="preserve"> </w:t>
      </w:r>
      <w:r>
        <w:rPr>
          <w:rStyle w:val="apple-tab-span"/>
          <w:rFonts w:ascii="Arial" w:hAnsi="Arial" w:cs="Arial"/>
        </w:rPr>
        <w:t>to</w:t>
      </w:r>
      <w:r w:rsidR="001E33A3">
        <w:rPr>
          <w:rStyle w:val="apple-tab-span"/>
          <w:rFonts w:ascii="Arial" w:hAnsi="Arial" w:cs="Arial"/>
        </w:rPr>
        <w:t xml:space="preserve"> the latest block, to</w:t>
      </w:r>
      <w:r>
        <w:rPr>
          <w:rStyle w:val="apple-tab-span"/>
          <w:rFonts w:ascii="Arial" w:hAnsi="Arial" w:cs="Arial"/>
        </w:rPr>
        <w:t xml:space="preserve"> </w:t>
      </w:r>
      <w:r w:rsidR="001E33A3">
        <w:rPr>
          <w:rStyle w:val="apple-tab-span"/>
          <w:rFonts w:ascii="Arial" w:hAnsi="Arial" w:cs="Arial"/>
        </w:rPr>
        <w:t>measure</w:t>
      </w:r>
      <w:r>
        <w:rPr>
          <w:rStyle w:val="apple-tab-span"/>
          <w:rFonts w:ascii="Arial" w:hAnsi="Arial" w:cs="Arial"/>
        </w:rPr>
        <w:t xml:space="preserve"> the adoption increa</w:t>
      </w:r>
      <w:r w:rsidR="001E33A3">
        <w:rPr>
          <w:rStyle w:val="apple-tab-span"/>
          <w:rFonts w:ascii="Arial" w:hAnsi="Arial" w:cs="Arial"/>
        </w:rPr>
        <w:t>se</w:t>
      </w:r>
      <w:r w:rsidR="00E84316">
        <w:rPr>
          <w:rStyle w:val="apple-tab-span"/>
          <w:rFonts w:ascii="Arial" w:hAnsi="Arial" w:cs="Arial"/>
        </w:rPr>
        <w:t xml:space="preserve"> over time</w:t>
      </w:r>
      <w:r>
        <w:rPr>
          <w:rStyle w:val="apple-tab-span"/>
          <w:rFonts w:ascii="Arial" w:hAnsi="Arial" w:cs="Arial"/>
        </w:rPr>
        <w:t xml:space="preserve">. </w:t>
      </w:r>
    </w:p>
    <w:p w14:paraId="1A2F4460" w14:textId="77777777" w:rsidR="00C86464" w:rsidRDefault="00C86464" w:rsidP="00C86464">
      <w:pPr>
        <w:shd w:val="clear" w:color="auto" w:fill="FFFFFF"/>
        <w:rPr>
          <w:rStyle w:val="apple-tab-span"/>
          <w:rFonts w:ascii="Arial" w:hAnsi="Arial" w:cs="Arial"/>
        </w:rPr>
      </w:pPr>
    </w:p>
    <w:bookmarkStart w:id="93" w:name="_MON_1604678916"/>
    <w:bookmarkEnd w:id="93"/>
    <w:p w14:paraId="2B76F9FF" w14:textId="373BB63D" w:rsidR="00C86464" w:rsidRDefault="00C86464" w:rsidP="00C86464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Style w:val="apple-tab-span"/>
          <w:rFonts w:ascii="Arial" w:hAnsi="Arial" w:cs="Arial"/>
        </w:rPr>
        <w:object w:dxaOrig="9026" w:dyaOrig="1252" w14:anchorId="0B7D0E85">
          <v:shape id="_x0000_i1046" type="#_x0000_t75" style="width:451.5pt;height:63pt" o:ole="">
            <v:imagedata r:id="rId90" o:title=""/>
          </v:shape>
          <o:OLEObject Type="Embed" ProgID="Word.OpenDocumentText.12" ShapeID="_x0000_i1046" DrawAspect="Content" ObjectID="_1605370986" r:id="rId91"/>
        </w:object>
      </w:r>
      <w:r w:rsidR="008962FC">
        <w:rPr>
          <w:rStyle w:val="apple-tab-span"/>
          <w:rFonts w:ascii="Arial" w:hAnsi="Arial" w:cs="Arial"/>
        </w:rPr>
        <w:t>Below is a graph showing the number of addresses by format over a range of blocks.</w:t>
      </w:r>
    </w:p>
    <w:p w14:paraId="14B4F48B" w14:textId="30CCE0E7" w:rsidR="00E00BE8" w:rsidRDefault="00C86464" w:rsidP="00C86464">
      <w:pPr>
        <w:shd w:val="clear" w:color="auto" w:fill="FFFFFF"/>
        <w:rPr>
          <w:rFonts w:ascii="Arial" w:hAnsi="Arial" w:cs="Arial"/>
          <w:noProof/>
        </w:rPr>
      </w:pPr>
      <w:r>
        <w:rPr>
          <w:rStyle w:val="apple-tab-span"/>
          <w:rFonts w:ascii="Arial" w:hAnsi="Arial" w:cs="Arial"/>
        </w:rPr>
        <w:t xml:space="preserve"> </w:t>
      </w:r>
    </w:p>
    <w:p w14:paraId="7F67E4EC" w14:textId="308E99BA" w:rsidR="00E00BE8" w:rsidRDefault="00F14A2A" w:rsidP="006A5206">
      <w:pPr>
        <w:shd w:val="clear" w:color="auto" w:fill="FFFFFF"/>
        <w:jc w:val="center"/>
        <w:rPr>
          <w:rStyle w:val="apple-tab-span"/>
          <w:rFonts w:ascii="Arial" w:hAnsi="Arial" w:cs="Arial"/>
          <w:noProof/>
        </w:rPr>
      </w:pPr>
      <w:r>
        <w:rPr>
          <w:noProof/>
          <w:lang w:val="en-US"/>
        </w:rPr>
        <w:drawing>
          <wp:inline distT="0" distB="0" distL="0" distR="0" wp14:anchorId="709E473B" wp14:editId="10B33803">
            <wp:extent cx="5727700" cy="262699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1CB9" w14:textId="77777777" w:rsidR="00C86464" w:rsidRPr="008962FC" w:rsidRDefault="00C86464" w:rsidP="00C86464">
      <w:pPr>
        <w:shd w:val="clear" w:color="auto" w:fill="FFFFFF"/>
        <w:rPr>
          <w:rStyle w:val="apple-tab-span"/>
          <w:rFonts w:ascii="Arial" w:hAnsi="Arial" w:cs="Arial"/>
        </w:rPr>
      </w:pPr>
    </w:p>
    <w:p w14:paraId="6FEEB11F" w14:textId="5F32DFFB" w:rsidR="0040098D" w:rsidRDefault="00C86464" w:rsidP="0040098D">
      <w:pPr>
        <w:pStyle w:val="ListParagraph"/>
        <w:numPr>
          <w:ilvl w:val="0"/>
          <w:numId w:val="37"/>
        </w:numPr>
        <w:shd w:val="clear" w:color="auto" w:fill="FFFFFF"/>
        <w:rPr>
          <w:rStyle w:val="apple-tab-span"/>
          <w:rFonts w:ascii="Arial" w:hAnsi="Arial" w:cs="Arial"/>
          <w:sz w:val="22"/>
        </w:rPr>
      </w:pPr>
      <w:r>
        <w:rPr>
          <w:rStyle w:val="apple-tab-span"/>
          <w:rFonts w:ascii="Arial" w:hAnsi="Arial" w:cs="Arial"/>
          <w:sz w:val="22"/>
        </w:rPr>
        <w:t xml:space="preserve">Mining Revenue </w:t>
      </w:r>
    </w:p>
    <w:p w14:paraId="3DC78809" w14:textId="5CB92FCA" w:rsidR="0040098D" w:rsidRDefault="0040098D" w:rsidP="0040098D">
      <w:pPr>
        <w:shd w:val="clear" w:color="auto" w:fill="FFFFFF"/>
        <w:rPr>
          <w:rStyle w:val="apple-tab-span"/>
          <w:rFonts w:ascii="Arial" w:hAnsi="Arial" w:cs="Arial"/>
        </w:rPr>
      </w:pPr>
    </w:p>
    <w:p w14:paraId="4CFABA53" w14:textId="04B2745C" w:rsidR="0040098D" w:rsidRPr="00AE3C12" w:rsidRDefault="0040098D" w:rsidP="0040098D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Style w:val="apple-tab-span"/>
          <w:rFonts w:ascii="Arial" w:hAnsi="Arial" w:cs="Arial"/>
        </w:rPr>
        <w:t>Min</w:t>
      </w:r>
      <w:r w:rsidR="009D5E15">
        <w:rPr>
          <w:rStyle w:val="apple-tab-span"/>
          <w:rFonts w:ascii="Arial" w:hAnsi="Arial" w:cs="Arial"/>
        </w:rPr>
        <w:t>ing</w:t>
      </w:r>
      <w:r>
        <w:rPr>
          <w:rStyle w:val="apple-tab-span"/>
          <w:rFonts w:ascii="Arial" w:hAnsi="Arial" w:cs="Arial"/>
        </w:rPr>
        <w:t xml:space="preserve"> revenue is the reward given to a miner for creating </w:t>
      </w:r>
      <w:r w:rsidR="009B5173">
        <w:rPr>
          <w:rStyle w:val="apple-tab-span"/>
          <w:rFonts w:ascii="Arial" w:hAnsi="Arial" w:cs="Arial"/>
        </w:rPr>
        <w:t xml:space="preserve">a </w:t>
      </w:r>
      <w:r>
        <w:rPr>
          <w:rStyle w:val="apple-tab-span"/>
          <w:rFonts w:ascii="Arial" w:hAnsi="Arial" w:cs="Arial"/>
        </w:rPr>
        <w:t xml:space="preserve">new block </w:t>
      </w:r>
      <w:r w:rsidR="003B420A">
        <w:rPr>
          <w:rStyle w:val="apple-tab-span"/>
          <w:rFonts w:ascii="Arial" w:hAnsi="Arial" w:cs="Arial"/>
        </w:rPr>
        <w:t>and consists of the</w:t>
      </w:r>
      <w:r>
        <w:rPr>
          <w:rStyle w:val="apple-tab-span"/>
          <w:rFonts w:ascii="Arial" w:hAnsi="Arial" w:cs="Arial"/>
        </w:rPr>
        <w:t xml:space="preserve"> coinbase output (Block reward) plus any transaction fees. Currently</w:t>
      </w:r>
      <w:r w:rsidR="00B85359">
        <w:rPr>
          <w:rStyle w:val="apple-tab-span"/>
          <w:rFonts w:ascii="Arial" w:hAnsi="Arial" w:cs="Arial"/>
        </w:rPr>
        <w:t>,</w:t>
      </w:r>
      <w:r>
        <w:rPr>
          <w:rStyle w:val="apple-tab-span"/>
          <w:rFonts w:ascii="Arial" w:hAnsi="Arial" w:cs="Arial"/>
        </w:rPr>
        <w:t xml:space="preserve"> the reward</w:t>
      </w:r>
      <w:r w:rsidR="0096342B">
        <w:rPr>
          <w:rStyle w:val="apple-tab-span"/>
          <w:rFonts w:ascii="Arial" w:hAnsi="Arial" w:cs="Arial"/>
        </w:rPr>
        <w:t xml:space="preserve"> alone</w:t>
      </w:r>
      <w:r>
        <w:rPr>
          <w:rStyle w:val="apple-tab-span"/>
          <w:rFonts w:ascii="Arial" w:hAnsi="Arial" w:cs="Arial"/>
        </w:rPr>
        <w:t xml:space="preserve"> is set to 12.5 BTC, </w:t>
      </w:r>
      <w:r w:rsidR="0096342B">
        <w:rPr>
          <w:rStyle w:val="apple-tab-span"/>
          <w:rFonts w:ascii="Arial" w:hAnsi="Arial" w:cs="Arial"/>
        </w:rPr>
        <w:t>but this amount gets</w:t>
      </w:r>
      <w:r>
        <w:rPr>
          <w:rStyle w:val="apple-tab-span"/>
          <w:rFonts w:ascii="Arial" w:hAnsi="Arial" w:cs="Arial"/>
        </w:rPr>
        <w:t xml:space="preserve"> divided by 2 every 4 years. This is commonly known as the</w:t>
      </w:r>
      <w:r w:rsidR="00FA4704">
        <w:rPr>
          <w:rStyle w:val="apple-tab-span"/>
          <w:rFonts w:ascii="Arial" w:hAnsi="Arial" w:cs="Arial"/>
        </w:rPr>
        <w:t xml:space="preserve"> Bitcoin</w:t>
      </w:r>
      <w:r>
        <w:rPr>
          <w:rStyle w:val="apple-tab-span"/>
          <w:rFonts w:ascii="Arial" w:hAnsi="Arial" w:cs="Arial"/>
        </w:rPr>
        <w:t xml:space="preserve"> halvening</w:t>
      </w:r>
      <w:r w:rsidR="00BA2E75">
        <w:rPr>
          <w:rStyle w:val="apple-tab-span"/>
          <w:rFonts w:ascii="Arial" w:hAnsi="Arial" w:cs="Arial"/>
        </w:rPr>
        <w:t>,</w:t>
      </w:r>
      <w:r>
        <w:rPr>
          <w:rStyle w:val="apple-tab-span"/>
          <w:rFonts w:ascii="Arial" w:hAnsi="Arial" w:cs="Arial"/>
        </w:rPr>
        <w:t xml:space="preserve"> and </w:t>
      </w:r>
      <w:r w:rsidR="0096342B">
        <w:rPr>
          <w:rStyle w:val="apple-tab-span"/>
          <w:rFonts w:ascii="Arial" w:hAnsi="Arial" w:cs="Arial"/>
        </w:rPr>
        <w:t>this reduction in new supply over time follows a predetermined and predictable schedule</w:t>
      </w:r>
      <w:r>
        <w:rPr>
          <w:rStyle w:val="apple-tab-span"/>
          <w:rFonts w:ascii="Arial" w:hAnsi="Arial" w:cs="Arial"/>
        </w:rPr>
        <w:t xml:space="preserve">. The next halvening is due to </w:t>
      </w:r>
      <w:r w:rsidR="00BA2E75">
        <w:rPr>
          <w:rStyle w:val="apple-tab-span"/>
          <w:rFonts w:ascii="Arial" w:hAnsi="Arial" w:cs="Arial"/>
        </w:rPr>
        <w:t>occur</w:t>
      </w:r>
      <w:r>
        <w:rPr>
          <w:rStyle w:val="apple-tab-span"/>
          <w:rFonts w:ascii="Arial" w:hAnsi="Arial" w:cs="Arial"/>
        </w:rPr>
        <w:t xml:space="preserve"> in 2020 where the reward will be reduced to 6.25 BTC. </w:t>
      </w:r>
      <w:r w:rsidR="00B85359">
        <w:rPr>
          <w:rStyle w:val="apple-tab-span"/>
          <w:rFonts w:ascii="Arial" w:hAnsi="Arial" w:cs="Arial"/>
        </w:rPr>
        <w:t xml:space="preserve">The below </w:t>
      </w:r>
      <w:r w:rsidR="0096342B">
        <w:rPr>
          <w:rStyle w:val="apple-tab-span"/>
          <w:rFonts w:ascii="Arial" w:hAnsi="Arial" w:cs="Arial"/>
        </w:rPr>
        <w:t>chart</w:t>
      </w:r>
      <w:r w:rsidR="00B85359">
        <w:rPr>
          <w:rStyle w:val="apple-tab-span"/>
          <w:rFonts w:ascii="Arial" w:hAnsi="Arial" w:cs="Arial"/>
        </w:rPr>
        <w:t xml:space="preserve"> </w:t>
      </w:r>
      <w:r w:rsidR="0096342B">
        <w:rPr>
          <w:rStyle w:val="apple-tab-span"/>
          <w:rFonts w:ascii="Arial" w:hAnsi="Arial" w:cs="Arial"/>
        </w:rPr>
        <w:t xml:space="preserve">shows the total </w:t>
      </w:r>
      <w:r w:rsidR="001978E5">
        <w:rPr>
          <w:rStyle w:val="apple-tab-span"/>
          <w:rFonts w:ascii="Arial" w:hAnsi="Arial" w:cs="Arial"/>
        </w:rPr>
        <w:t>mining</w:t>
      </w:r>
      <w:r w:rsidR="0096342B">
        <w:rPr>
          <w:rStyle w:val="apple-tab-span"/>
          <w:rFonts w:ascii="Arial" w:hAnsi="Arial" w:cs="Arial"/>
        </w:rPr>
        <w:t xml:space="preserve"> revenue in BTC over time and can be computed</w:t>
      </w:r>
      <w:r w:rsidR="00B85359">
        <w:rPr>
          <w:rStyle w:val="apple-tab-span"/>
          <w:rFonts w:ascii="Arial" w:hAnsi="Arial" w:cs="Arial"/>
        </w:rPr>
        <w:t xml:space="preserve"> b</w:t>
      </w:r>
      <w:r w:rsidR="008040B4">
        <w:rPr>
          <w:rStyle w:val="apple-tab-span"/>
          <w:rFonts w:ascii="Arial" w:hAnsi="Arial" w:cs="Arial"/>
        </w:rPr>
        <w:t xml:space="preserve">y </w:t>
      </w:r>
      <w:r w:rsidR="003728A1">
        <w:rPr>
          <w:rStyle w:val="apple-tab-span"/>
          <w:rFonts w:ascii="Arial" w:hAnsi="Arial" w:cs="Arial"/>
        </w:rPr>
        <w:t>run</w:t>
      </w:r>
      <w:r w:rsidR="00B85359">
        <w:rPr>
          <w:rStyle w:val="apple-tab-span"/>
          <w:rFonts w:ascii="Arial" w:hAnsi="Arial" w:cs="Arial"/>
        </w:rPr>
        <w:t>ning the</w:t>
      </w:r>
      <w:r w:rsidR="003728A1">
        <w:rPr>
          <w:rStyle w:val="apple-tab-span"/>
          <w:rFonts w:ascii="Arial" w:hAnsi="Arial" w:cs="Arial"/>
        </w:rPr>
        <w:t xml:space="preserve"> </w:t>
      </w:r>
      <w:r w:rsidR="00AE3C12" w:rsidRPr="00AE3C12">
        <w:rPr>
          <w:rStyle w:val="apple-tab-span"/>
          <w:rFonts w:ascii="Arial" w:hAnsi="Arial" w:cs="Arial"/>
          <w:i/>
        </w:rPr>
        <w:t>.qexplorer.minerReward</w:t>
      </w:r>
      <w:r w:rsidR="00AE3C12">
        <w:rPr>
          <w:rStyle w:val="apple-tab-span"/>
          <w:rFonts w:ascii="Arial" w:hAnsi="Arial" w:cs="Arial"/>
          <w:i/>
        </w:rPr>
        <w:t xml:space="preserve"> </w:t>
      </w:r>
      <w:r w:rsidR="00B85359">
        <w:rPr>
          <w:rStyle w:val="apple-tab-span"/>
          <w:rFonts w:ascii="Arial" w:hAnsi="Arial" w:cs="Arial"/>
          <w:i/>
        </w:rPr>
        <w:t xml:space="preserve"> </w:t>
      </w:r>
      <w:r w:rsidR="00B85359">
        <w:rPr>
          <w:rStyle w:val="apple-tab-span"/>
          <w:rFonts w:ascii="Arial" w:hAnsi="Arial" w:cs="Arial"/>
        </w:rPr>
        <w:t>function o</w:t>
      </w:r>
      <w:r w:rsidR="00AE3C12">
        <w:rPr>
          <w:rStyle w:val="apple-tab-span"/>
          <w:rFonts w:ascii="Arial" w:hAnsi="Arial" w:cs="Arial"/>
        </w:rPr>
        <w:t xml:space="preserve">ver </w:t>
      </w:r>
      <w:r w:rsidR="008040B4">
        <w:rPr>
          <w:rStyle w:val="apple-tab-span"/>
          <w:rFonts w:ascii="Arial" w:hAnsi="Arial" w:cs="Arial"/>
        </w:rPr>
        <w:t>all block heights</w:t>
      </w:r>
      <w:r w:rsidR="00DC0345">
        <w:rPr>
          <w:rStyle w:val="apple-tab-span"/>
          <w:rFonts w:ascii="Arial" w:hAnsi="Arial" w:cs="Arial"/>
        </w:rPr>
        <w:t>.</w:t>
      </w:r>
    </w:p>
    <w:p w14:paraId="49CAEBF3" w14:textId="77777777" w:rsidR="0040098D" w:rsidRDefault="0040098D" w:rsidP="0040098D">
      <w:pPr>
        <w:shd w:val="clear" w:color="auto" w:fill="FFFFFF"/>
        <w:rPr>
          <w:rStyle w:val="apple-tab-span"/>
          <w:rFonts w:ascii="Arial" w:hAnsi="Arial" w:cs="Arial"/>
        </w:rPr>
      </w:pPr>
    </w:p>
    <w:p w14:paraId="1E2EB132" w14:textId="0DD1BFC6" w:rsidR="0040098D" w:rsidRDefault="0079514F" w:rsidP="0040098D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2B6B8D1" wp14:editId="0694C0D7">
            <wp:extent cx="5727700" cy="271081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0CC" w14:textId="77777777" w:rsidR="0040098D" w:rsidRPr="0040098D" w:rsidRDefault="0040098D" w:rsidP="0040098D">
      <w:pPr>
        <w:shd w:val="clear" w:color="auto" w:fill="FFFFFF"/>
        <w:rPr>
          <w:rStyle w:val="apple-tab-span"/>
          <w:rFonts w:ascii="Arial" w:hAnsi="Arial" w:cs="Arial"/>
        </w:rPr>
      </w:pPr>
    </w:p>
    <w:p w14:paraId="535D96C4" w14:textId="5C915A7C" w:rsidR="0040098D" w:rsidRDefault="0040098D" w:rsidP="0040098D">
      <w:pPr>
        <w:pStyle w:val="ListParagraph"/>
        <w:numPr>
          <w:ilvl w:val="0"/>
          <w:numId w:val="37"/>
        </w:numPr>
        <w:shd w:val="clear" w:color="auto" w:fill="FFFFFF"/>
        <w:rPr>
          <w:rStyle w:val="apple-tab-span"/>
          <w:rFonts w:ascii="Arial" w:hAnsi="Arial" w:cs="Arial"/>
          <w:sz w:val="22"/>
        </w:rPr>
      </w:pPr>
      <w:r>
        <w:rPr>
          <w:rStyle w:val="apple-tab-span"/>
          <w:rFonts w:ascii="Arial" w:hAnsi="Arial" w:cs="Arial"/>
          <w:sz w:val="22"/>
        </w:rPr>
        <w:t>Total Number of transactions per block</w:t>
      </w:r>
    </w:p>
    <w:p w14:paraId="4F491EDD" w14:textId="58E6BEA5" w:rsidR="00820418" w:rsidRDefault="00820418" w:rsidP="00820418">
      <w:pPr>
        <w:shd w:val="clear" w:color="auto" w:fill="FFFFFF"/>
        <w:rPr>
          <w:rStyle w:val="apple-tab-span"/>
          <w:rFonts w:ascii="Arial" w:hAnsi="Arial" w:cs="Arial"/>
        </w:rPr>
      </w:pPr>
    </w:p>
    <w:p w14:paraId="48613531" w14:textId="7FED8998" w:rsidR="00DA2BAD" w:rsidRPr="008163C7" w:rsidRDefault="00C903FF" w:rsidP="00820418">
      <w:pPr>
        <w:shd w:val="clear" w:color="auto" w:fill="FFFFFF"/>
        <w:rPr>
          <w:rStyle w:val="apple-tab-span"/>
          <w:rFonts w:ascii="Arial" w:hAnsi="Arial" w:cs="Arial"/>
        </w:rPr>
      </w:pPr>
      <w:r>
        <w:rPr>
          <w:rStyle w:val="apple-tab-span"/>
          <w:rFonts w:ascii="Arial" w:hAnsi="Arial" w:cs="Arial"/>
        </w:rPr>
        <w:t xml:space="preserve">A simple query which can be </w:t>
      </w:r>
      <w:r w:rsidR="00462392">
        <w:rPr>
          <w:rStyle w:val="apple-tab-span"/>
          <w:rFonts w:ascii="Arial" w:hAnsi="Arial" w:cs="Arial"/>
        </w:rPr>
        <w:t xml:space="preserve">extracted from the </w:t>
      </w:r>
      <w:r w:rsidR="00987A91">
        <w:rPr>
          <w:rStyle w:val="apple-tab-span"/>
          <w:rFonts w:ascii="Arial" w:hAnsi="Arial" w:cs="Arial"/>
        </w:rPr>
        <w:t>database is the total number of transactions per block.</w:t>
      </w:r>
      <w:r w:rsidR="00C0657D">
        <w:rPr>
          <w:rStyle w:val="apple-tab-span"/>
          <w:rFonts w:ascii="Arial" w:hAnsi="Arial" w:cs="Arial"/>
        </w:rPr>
        <w:t xml:space="preserve"> This metric can be used to gauge the level of demand for</w:t>
      </w:r>
      <w:r w:rsidR="00D00F18">
        <w:rPr>
          <w:rStyle w:val="apple-tab-span"/>
          <w:rFonts w:ascii="Arial" w:hAnsi="Arial" w:cs="Arial"/>
        </w:rPr>
        <w:t xml:space="preserve"> Bitcoin transactions and</w:t>
      </w:r>
      <w:r w:rsidR="00C0657D">
        <w:rPr>
          <w:rStyle w:val="apple-tab-span"/>
          <w:rFonts w:ascii="Arial" w:hAnsi="Arial" w:cs="Arial"/>
        </w:rPr>
        <w:t xml:space="preserve"> block space over time</w:t>
      </w:r>
      <w:r w:rsidR="008163C7">
        <w:rPr>
          <w:rStyle w:val="apple-tab-span"/>
          <w:rFonts w:ascii="Arial" w:hAnsi="Arial" w:cs="Arial"/>
        </w:rPr>
        <w:t>. Below is the results of</w:t>
      </w:r>
      <w:r w:rsidR="00D00F18">
        <w:rPr>
          <w:rStyle w:val="apple-tab-span"/>
          <w:rFonts w:ascii="Arial" w:hAnsi="Arial" w:cs="Arial"/>
        </w:rPr>
        <w:t xml:space="preserve"> running the</w:t>
      </w:r>
      <w:r w:rsidR="008163C7">
        <w:rPr>
          <w:rStyle w:val="apple-tab-span"/>
          <w:rFonts w:ascii="Arial" w:hAnsi="Arial" w:cs="Arial"/>
        </w:rPr>
        <w:t xml:space="preserve"> </w:t>
      </w:r>
      <w:r w:rsidR="008163C7" w:rsidRPr="00E00BE8">
        <w:rPr>
          <w:rStyle w:val="apple-tab-span"/>
          <w:rFonts w:ascii="Arial" w:hAnsi="Arial" w:cs="Arial"/>
          <w:i/>
        </w:rPr>
        <w:t>.qexplorer.totalTx</w:t>
      </w:r>
      <w:r w:rsidR="00D00F18">
        <w:rPr>
          <w:rStyle w:val="apple-tab-span"/>
          <w:rFonts w:ascii="Arial" w:hAnsi="Arial" w:cs="Arial"/>
          <w:i/>
        </w:rPr>
        <w:t xml:space="preserve"> </w:t>
      </w:r>
      <w:r w:rsidR="00D00F18">
        <w:rPr>
          <w:rStyle w:val="apple-tab-span"/>
          <w:rFonts w:ascii="Arial" w:hAnsi="Arial" w:cs="Arial"/>
        </w:rPr>
        <w:t>function</w:t>
      </w:r>
      <w:r w:rsidR="008163C7">
        <w:rPr>
          <w:rStyle w:val="apple-tab-span"/>
          <w:rFonts w:ascii="Arial" w:hAnsi="Arial" w:cs="Arial"/>
        </w:rPr>
        <w:t xml:space="preserve"> over </w:t>
      </w:r>
      <w:r w:rsidR="00D00F18">
        <w:rPr>
          <w:rStyle w:val="apple-tab-span"/>
          <w:rFonts w:ascii="Arial" w:hAnsi="Arial" w:cs="Arial"/>
        </w:rPr>
        <w:t>all blocks</w:t>
      </w:r>
      <w:r w:rsidR="00EB3E6A">
        <w:rPr>
          <w:rStyle w:val="apple-tab-span"/>
          <w:rFonts w:ascii="Arial" w:hAnsi="Arial" w:cs="Arial"/>
        </w:rPr>
        <w:t xml:space="preserve"> and shows the gradual increase in Bitcoin transactions over time</w:t>
      </w:r>
      <w:r w:rsidR="008163C7">
        <w:rPr>
          <w:rStyle w:val="apple-tab-span"/>
          <w:rFonts w:ascii="Arial" w:hAnsi="Arial" w:cs="Arial"/>
        </w:rPr>
        <w:t>.</w:t>
      </w:r>
    </w:p>
    <w:p w14:paraId="350D73C0" w14:textId="6CC458D4" w:rsidR="00BB58E7" w:rsidRDefault="001978E5" w:rsidP="00A75011">
      <w:r>
        <w:rPr>
          <w:noProof/>
          <w:lang w:val="en-US"/>
        </w:rPr>
        <w:lastRenderedPageBreak/>
        <w:drawing>
          <wp:inline distT="0" distB="0" distL="0" distR="0" wp14:anchorId="4390BDAB" wp14:editId="77ADC68B">
            <wp:extent cx="5727700" cy="30848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E61" w14:textId="24AC70DE" w:rsidR="00DC0345" w:rsidRDefault="00DC0345" w:rsidP="00BB58E7">
      <w:pPr>
        <w:shd w:val="clear" w:color="auto" w:fill="FFFFFF"/>
        <w:rPr>
          <w:rFonts w:ascii="Arial" w:hAnsi="Arial" w:cs="Arial"/>
        </w:rPr>
      </w:pPr>
    </w:p>
    <w:p w14:paraId="4A6528E8" w14:textId="4371DBDC" w:rsidR="00515B61" w:rsidRPr="00D57CBE" w:rsidRDefault="00515B61" w:rsidP="00515B61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94" w:name="_Toc531609506"/>
      <w:r w:rsidRPr="00D57CBE">
        <w:rPr>
          <w:rFonts w:asciiTheme="minorHAnsi" w:hAnsiTheme="minorHAnsi" w:cstheme="minorHAnsi"/>
          <w:b/>
          <w:sz w:val="24"/>
          <w:szCs w:val="24"/>
        </w:rPr>
        <w:t>Conclusion</w:t>
      </w:r>
      <w:bookmarkEnd w:id="94"/>
    </w:p>
    <w:p w14:paraId="00D4B03F" w14:textId="462299A8" w:rsidR="00A45173" w:rsidRDefault="00A45173" w:rsidP="00515B61">
      <w:pPr>
        <w:shd w:val="clear" w:color="auto" w:fill="FFFFFF"/>
        <w:rPr>
          <w:rStyle w:val="apple-tab-span"/>
          <w:rFonts w:ascii="Arial" w:hAnsi="Arial" w:cs="Arial"/>
        </w:rPr>
      </w:pPr>
    </w:p>
    <w:p w14:paraId="386D8C96" w14:textId="2BF452CF" w:rsidR="00515B61" w:rsidRDefault="00515B61" w:rsidP="00515B61">
      <w:pPr>
        <w:shd w:val="clear" w:color="auto" w:fill="FFFFFF"/>
        <w:rPr>
          <w:rFonts w:ascii="Arial" w:eastAsia="Times New Roman" w:hAnsi="Arial" w:cs="Arial"/>
          <w:color w:val="222222"/>
          <w:lang w:eastAsia="en-GB"/>
        </w:rPr>
      </w:pPr>
      <w:r>
        <w:rPr>
          <w:rFonts w:ascii="Arial" w:eastAsia="Times New Roman" w:hAnsi="Arial" w:cs="Arial"/>
          <w:color w:val="222222"/>
          <w:lang w:eastAsia="en-GB"/>
        </w:rPr>
        <w:t>This paper described how a q process can be built to interact with a Bitcoin full node to extract and store blockchain transaction data in kdb+ format. By making use of appropriate schemas, partitioned database structures and query performance techniques</w:t>
      </w:r>
      <w:r w:rsidR="00585FF1">
        <w:rPr>
          <w:rFonts w:ascii="Arial" w:eastAsia="Times New Roman" w:hAnsi="Arial" w:cs="Arial"/>
          <w:color w:val="222222"/>
          <w:lang w:eastAsia="en-GB"/>
        </w:rPr>
        <w:t xml:space="preserve"> it was possibly to create a simple blockchain explorer process to lookup transaction </w:t>
      </w:r>
      <w:r w:rsidR="004A31E8">
        <w:rPr>
          <w:rFonts w:ascii="Arial" w:eastAsia="Times New Roman" w:hAnsi="Arial" w:cs="Arial"/>
          <w:color w:val="222222"/>
          <w:lang w:eastAsia="en-GB"/>
        </w:rPr>
        <w:t>information</w:t>
      </w:r>
      <w:r w:rsidR="00585FF1">
        <w:rPr>
          <w:rFonts w:ascii="Arial" w:eastAsia="Times New Roman" w:hAnsi="Arial" w:cs="Arial"/>
          <w:color w:val="222222"/>
          <w:lang w:eastAsia="en-GB"/>
        </w:rPr>
        <w:t xml:space="preserve"> and perform some interesting blockchain analytics. </w:t>
      </w:r>
      <w:r w:rsidR="006E60E7">
        <w:rPr>
          <w:rFonts w:ascii="Arial" w:eastAsia="Times New Roman" w:hAnsi="Arial" w:cs="Arial"/>
          <w:color w:val="222222"/>
          <w:lang w:eastAsia="en-GB"/>
        </w:rPr>
        <w:t xml:space="preserve">This application of kdb+ </w:t>
      </w:r>
      <w:r w:rsidR="004A31E8">
        <w:rPr>
          <w:rFonts w:ascii="Arial" w:eastAsia="Times New Roman" w:hAnsi="Arial" w:cs="Arial"/>
          <w:color w:val="222222"/>
          <w:lang w:eastAsia="en-GB"/>
        </w:rPr>
        <w:t>to the area of blockchain explorer technology is a further step toward</w:t>
      </w:r>
      <w:r w:rsidR="007C5052">
        <w:rPr>
          <w:rFonts w:ascii="Arial" w:eastAsia="Times New Roman" w:hAnsi="Arial" w:cs="Arial"/>
          <w:color w:val="222222"/>
          <w:lang w:eastAsia="en-GB"/>
        </w:rPr>
        <w:t xml:space="preserve"> better</w:t>
      </w:r>
      <w:r w:rsidR="004A31E8">
        <w:rPr>
          <w:rFonts w:ascii="Arial" w:eastAsia="Times New Roman" w:hAnsi="Arial" w:cs="Arial"/>
          <w:color w:val="222222"/>
          <w:lang w:eastAsia="en-GB"/>
        </w:rPr>
        <w:t xml:space="preserve"> understanding blockchain data, the unique challenges associated with data retrieval and storage</w:t>
      </w:r>
      <w:r w:rsidR="004C6C09">
        <w:rPr>
          <w:rFonts w:ascii="Arial" w:eastAsia="Times New Roman" w:hAnsi="Arial" w:cs="Arial"/>
          <w:color w:val="222222"/>
          <w:lang w:eastAsia="en-GB"/>
        </w:rPr>
        <w:t>, and potential for application development using the technology within the domain.</w:t>
      </w:r>
      <w:r w:rsidR="004A31E8">
        <w:rPr>
          <w:rFonts w:ascii="Arial" w:eastAsia="Times New Roman" w:hAnsi="Arial" w:cs="Arial"/>
          <w:color w:val="222222"/>
          <w:lang w:eastAsia="en-GB"/>
        </w:rPr>
        <w:t xml:space="preserve">   </w:t>
      </w:r>
    </w:p>
    <w:p w14:paraId="616FF358" w14:textId="77777777" w:rsidR="00515B61" w:rsidRPr="00515B61" w:rsidRDefault="00515B61" w:rsidP="00515B61">
      <w:pPr>
        <w:shd w:val="clear" w:color="auto" w:fill="FFFFFF"/>
        <w:rPr>
          <w:rFonts w:ascii="Arial" w:eastAsia="Times New Roman" w:hAnsi="Arial" w:cs="Arial"/>
          <w:color w:val="222222"/>
          <w:lang w:eastAsia="en-GB"/>
        </w:rPr>
      </w:pPr>
    </w:p>
    <w:p w14:paraId="2C1B49A1" w14:textId="0DD0D74B" w:rsidR="00A75011" w:rsidRPr="00A75011" w:rsidRDefault="006D4157" w:rsidP="006A5206">
      <w:pPr>
        <w:widowControl/>
        <w:autoSpaceDE/>
        <w:autoSpaceDN/>
      </w:pPr>
      <w:bookmarkStart w:id="95" w:name="_Hlk529908733"/>
      <w:r>
        <w:br w:type="page"/>
      </w:r>
    </w:p>
    <w:p w14:paraId="7BE71BA0" w14:textId="5065AB41" w:rsidR="00775433" w:rsidRPr="00D57CBE" w:rsidRDefault="00775433" w:rsidP="001427BC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96" w:name="_Toc531609507"/>
      <w:r w:rsidRPr="00D57CBE">
        <w:rPr>
          <w:rFonts w:asciiTheme="minorHAnsi" w:hAnsiTheme="minorHAnsi" w:cstheme="minorHAnsi"/>
          <w:b/>
          <w:sz w:val="24"/>
          <w:szCs w:val="24"/>
        </w:rPr>
        <w:lastRenderedPageBreak/>
        <w:t>R</w:t>
      </w:r>
      <w:r w:rsidR="00515B61" w:rsidRPr="00D57CBE">
        <w:rPr>
          <w:rFonts w:asciiTheme="minorHAnsi" w:hAnsiTheme="minorHAnsi" w:cstheme="minorHAnsi"/>
          <w:b/>
          <w:sz w:val="24"/>
          <w:szCs w:val="24"/>
        </w:rPr>
        <w:t>eferences</w:t>
      </w:r>
      <w:bookmarkEnd w:id="96"/>
      <w:r w:rsidR="006E321E" w:rsidRPr="00D57CBE">
        <w:rPr>
          <w:rFonts w:asciiTheme="minorHAnsi" w:hAnsiTheme="minorHAnsi" w:cstheme="minorHAnsi"/>
          <w:b/>
          <w:sz w:val="24"/>
          <w:szCs w:val="24"/>
        </w:rPr>
        <w:tab/>
      </w:r>
    </w:p>
    <w:bookmarkEnd w:id="95"/>
    <w:p w14:paraId="35F7D656" w14:textId="631D70CE" w:rsidR="00E511E6" w:rsidRDefault="00E511E6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2DF3F4" w14:textId="21E2EB5D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820C1">
        <w:rPr>
          <w:rFonts w:ascii="Arial" w:hAnsi="Arial" w:cs="Arial"/>
          <w:color w:val="000000"/>
          <w:sz w:val="22"/>
          <w:szCs w:val="22"/>
        </w:rPr>
        <w:t>[</w:t>
      </w:r>
      <w:r w:rsidR="00181B17">
        <w:rPr>
          <w:rFonts w:ascii="Arial" w:hAnsi="Arial" w:cs="Arial"/>
          <w:color w:val="000000"/>
          <w:sz w:val="22"/>
          <w:szCs w:val="22"/>
        </w:rPr>
        <w:t>1</w:t>
      </w:r>
      <w:r w:rsidRPr="005820C1">
        <w:rPr>
          <w:rFonts w:ascii="Arial" w:hAnsi="Arial" w:cs="Arial"/>
          <w:color w:val="000000"/>
          <w:sz w:val="22"/>
          <w:szCs w:val="22"/>
        </w:rPr>
        <w:t xml:space="preserve">] Nakamoto, Satoshi, Bitcoin: A Peer-to-Peer Electronic Cash System </w:t>
      </w:r>
    </w:p>
    <w:p w14:paraId="04B20C61" w14:textId="4CDDB650" w:rsidR="00D12582" w:rsidRDefault="00E915DE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5" w:history="1">
        <w:r w:rsidR="005820C1" w:rsidRPr="001836CB">
          <w:rPr>
            <w:rStyle w:val="Hyperlink"/>
            <w:rFonts w:ascii="Arial" w:hAnsi="Arial" w:cs="Arial"/>
            <w:sz w:val="22"/>
            <w:szCs w:val="22"/>
          </w:rPr>
          <w:t>https://bitcoin.org/bitcoin.pdf</w:t>
        </w:r>
      </w:hyperlink>
    </w:p>
    <w:p w14:paraId="60D61127" w14:textId="0F5CE621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F5351C" w14:textId="5A2BBF6D" w:rsidR="005820C1" w:rsidRDefault="00181B17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[2</w:t>
      </w:r>
      <w:r w:rsidR="005820C1">
        <w:rPr>
          <w:rFonts w:ascii="Arial" w:hAnsi="Arial" w:cs="Arial"/>
          <w:color w:val="000000"/>
          <w:sz w:val="22"/>
          <w:szCs w:val="22"/>
        </w:rPr>
        <w:t>]</w:t>
      </w:r>
      <w:r w:rsidR="00F66D66">
        <w:rPr>
          <w:rFonts w:ascii="Arial" w:hAnsi="Arial" w:cs="Arial"/>
          <w:color w:val="000000"/>
          <w:sz w:val="22"/>
          <w:szCs w:val="22"/>
        </w:rPr>
        <w:t xml:space="preserve"> Bitcoin </w:t>
      </w:r>
      <w:r w:rsidR="007D56BE">
        <w:rPr>
          <w:rFonts w:ascii="Arial" w:hAnsi="Arial" w:cs="Arial"/>
          <w:color w:val="000000"/>
          <w:sz w:val="22"/>
          <w:szCs w:val="22"/>
        </w:rPr>
        <w:t>live map of reachable nodes</w:t>
      </w:r>
    </w:p>
    <w:p w14:paraId="5FFA2D60" w14:textId="167004A5" w:rsidR="007D56BE" w:rsidRDefault="00E915DE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6" w:history="1">
        <w:r w:rsidR="007D56BE" w:rsidRPr="001836CB">
          <w:rPr>
            <w:rStyle w:val="Hyperlink"/>
            <w:rFonts w:ascii="Arial" w:hAnsi="Arial" w:cs="Arial"/>
            <w:sz w:val="22"/>
            <w:szCs w:val="22"/>
          </w:rPr>
          <w:t>https://bitnodes.earn.com/nodes/live-map/</w:t>
        </w:r>
      </w:hyperlink>
    </w:p>
    <w:p w14:paraId="33E6C5F0" w14:textId="37444CBF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411CF1" w14:textId="62B1A87F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[</w:t>
      </w:r>
      <w:r w:rsidR="00181B17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]</w:t>
      </w:r>
      <w:r w:rsidR="00B10729">
        <w:rPr>
          <w:rFonts w:ascii="Arial" w:hAnsi="Arial" w:cs="Arial"/>
          <w:color w:val="000000"/>
          <w:sz w:val="22"/>
          <w:szCs w:val="22"/>
        </w:rPr>
        <w:t xml:space="preserve"> </w:t>
      </w:r>
      <w:r w:rsidR="00135A68">
        <w:rPr>
          <w:rFonts w:ascii="Arial" w:hAnsi="Arial" w:cs="Arial"/>
          <w:color w:val="000000"/>
          <w:sz w:val="22"/>
          <w:szCs w:val="22"/>
        </w:rPr>
        <w:t xml:space="preserve">How to enable your node to accept other </w:t>
      </w:r>
      <w:r w:rsidR="00500311">
        <w:rPr>
          <w:rFonts w:ascii="Arial" w:hAnsi="Arial" w:cs="Arial"/>
          <w:color w:val="000000"/>
          <w:sz w:val="22"/>
          <w:szCs w:val="22"/>
        </w:rPr>
        <w:t>hosts</w:t>
      </w:r>
    </w:p>
    <w:p w14:paraId="50468957" w14:textId="3D0FA85F" w:rsidR="00B10729" w:rsidRDefault="00E915DE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7" w:anchor="a781" w:history="1">
        <w:r w:rsidR="00B10729" w:rsidRPr="00854EC3">
          <w:rPr>
            <w:rStyle w:val="Hyperlink"/>
          </w:rPr>
          <w:t>https://www.multichain.com/qa/780/rpcallowip-to-give-access-to-clients?show=781#a781</w:t>
        </w:r>
      </w:hyperlink>
    </w:p>
    <w:p w14:paraId="28ED66F7" w14:textId="3693DD42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9C0A69" w14:textId="3224914D" w:rsidR="005820C1" w:rsidRDefault="005820C1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[</w:t>
      </w:r>
      <w:r w:rsidR="00181B17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>]</w:t>
      </w:r>
      <w:r w:rsidR="00EE284F">
        <w:rPr>
          <w:rFonts w:ascii="Arial" w:hAnsi="Arial" w:cs="Arial"/>
          <w:color w:val="000000"/>
          <w:sz w:val="22"/>
          <w:szCs w:val="22"/>
        </w:rPr>
        <w:t xml:space="preserve"> Fragmented Data</w:t>
      </w:r>
    </w:p>
    <w:p w14:paraId="67434732" w14:textId="3195FF4E" w:rsidR="00EE284F" w:rsidRDefault="00E915DE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8" w:anchor="qgc-garbage-collect" w:history="1">
        <w:r w:rsidR="00AB53DC" w:rsidRPr="001836CB">
          <w:rPr>
            <w:rStyle w:val="Hyperlink"/>
            <w:rFonts w:ascii="Arial" w:hAnsi="Arial" w:cs="Arial"/>
            <w:sz w:val="22"/>
            <w:szCs w:val="22"/>
          </w:rPr>
          <w:t>https://code.kx.com/q/ref/dotq/#qgc-garbage-collect</w:t>
        </w:r>
      </w:hyperlink>
    </w:p>
    <w:p w14:paraId="4A7D54F5" w14:textId="77777777" w:rsidR="00AB53DC" w:rsidRPr="005820C1" w:rsidRDefault="00AB53DC" w:rsidP="005820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300B4E" w14:textId="6A052DA6" w:rsidR="001427BC" w:rsidRPr="00D57CBE" w:rsidRDefault="001427BC" w:rsidP="0031273B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97" w:name="_Toc531609508"/>
      <w:r w:rsidRPr="00D57CBE">
        <w:rPr>
          <w:rFonts w:asciiTheme="minorHAnsi" w:hAnsiTheme="minorHAnsi" w:cstheme="minorHAnsi"/>
          <w:b/>
          <w:sz w:val="24"/>
          <w:szCs w:val="24"/>
        </w:rPr>
        <w:t>A</w:t>
      </w:r>
      <w:r w:rsidR="00F913D1" w:rsidRPr="00D57CBE">
        <w:rPr>
          <w:rFonts w:asciiTheme="minorHAnsi" w:hAnsiTheme="minorHAnsi" w:cstheme="minorHAnsi"/>
          <w:b/>
          <w:sz w:val="24"/>
          <w:szCs w:val="24"/>
        </w:rPr>
        <w:t>ppendix</w:t>
      </w:r>
      <w:bookmarkEnd w:id="97"/>
    </w:p>
    <w:p w14:paraId="3AA67427" w14:textId="42ACFA83" w:rsidR="00A204BF" w:rsidRDefault="00A204BF" w:rsidP="001427BC"/>
    <w:p w14:paraId="01135693" w14:textId="126B8A3A" w:rsidR="00A35E77" w:rsidRPr="00D57CBE" w:rsidRDefault="00A35E77" w:rsidP="001427BC">
      <w:pPr>
        <w:rPr>
          <w:rFonts w:ascii="Arial" w:hAnsi="Arial" w:cs="Arial"/>
          <w:b/>
        </w:rPr>
      </w:pPr>
      <w:r w:rsidRPr="00D57CBE">
        <w:rPr>
          <w:rFonts w:ascii="Arial" w:hAnsi="Arial" w:cs="Arial"/>
          <w:b/>
        </w:rPr>
        <w:t>qbitcoind</w:t>
      </w:r>
    </w:p>
    <w:p w14:paraId="52A08444" w14:textId="202C4CFA" w:rsidR="00A35E77" w:rsidRPr="00D57CBE" w:rsidRDefault="00A35E77" w:rsidP="001427BC">
      <w:pPr>
        <w:rPr>
          <w:rFonts w:ascii="Arial" w:hAnsi="Arial" w:cs="Arial"/>
        </w:rPr>
      </w:pPr>
    </w:p>
    <w:p w14:paraId="712573DE" w14:textId="77777777" w:rsidR="00A35E77" w:rsidRPr="00D57CBE" w:rsidRDefault="00A35E77" w:rsidP="001427BC">
      <w:pPr>
        <w:rPr>
          <w:rFonts w:ascii="Arial" w:hAnsi="Arial" w:cs="Arial"/>
        </w:rPr>
      </w:pPr>
      <w:r w:rsidRPr="00D57CBE">
        <w:rPr>
          <w:rFonts w:ascii="Arial" w:hAnsi="Arial" w:cs="Arial"/>
        </w:rPr>
        <w:t xml:space="preserve">This is a q library found on </w:t>
      </w:r>
      <w:hyperlink r:id="rId99" w:history="1">
        <w:r w:rsidRPr="00D57CBE">
          <w:rPr>
            <w:rStyle w:val="Hyperlink"/>
            <w:rFonts w:ascii="Arial" w:hAnsi="Arial" w:cs="Arial"/>
          </w:rPr>
          <w:t>Github</w:t>
        </w:r>
      </w:hyperlink>
      <w:r w:rsidRPr="00D57CBE">
        <w:rPr>
          <w:rFonts w:ascii="Arial" w:hAnsi="Arial" w:cs="Arial"/>
        </w:rPr>
        <w:t xml:space="preserve"> which can be used to interact with the bitcoin core full node and wallet implementation. The library allows a user to make requests to the locally running node via JSON-RPC HTTP requests within a q session. Below are a few examples of the functionality available.</w:t>
      </w:r>
    </w:p>
    <w:p w14:paraId="1F0FA23A" w14:textId="77777777" w:rsidR="00A35E77" w:rsidRPr="00D57CBE" w:rsidRDefault="00A35E77" w:rsidP="001427BC">
      <w:pPr>
        <w:rPr>
          <w:rFonts w:ascii="Arial" w:hAnsi="Arial" w:cs="Arial"/>
        </w:rPr>
      </w:pPr>
    </w:p>
    <w:p w14:paraId="025DEF02" w14:textId="77777777" w:rsidR="00A35E77" w:rsidRPr="00D57CBE" w:rsidRDefault="00A35E77" w:rsidP="00A35E77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 xml:space="preserve">Instruct the wallet software to generate a new Bitcoin receive address, </w:t>
      </w:r>
      <w:hyperlink r:id="rId100" w:history="1">
        <w:r w:rsidRPr="00D57CBE">
          <w:rPr>
            <w:rStyle w:val="Hyperlink"/>
            <w:rFonts w:ascii="Arial" w:hAnsi="Arial" w:cs="Arial"/>
            <w:sz w:val="22"/>
            <w:szCs w:val="22"/>
          </w:rPr>
          <w:t>.bitcoind.getnewaddress</w:t>
        </w:r>
      </w:hyperlink>
    </w:p>
    <w:p w14:paraId="0813F93D" w14:textId="77777777" w:rsidR="00A35E77" w:rsidRPr="00D57CBE" w:rsidRDefault="00A35E77" w:rsidP="00A35E77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>Request the current balance associate with an address from the node</w:t>
      </w:r>
    </w:p>
    <w:p w14:paraId="19D13B72" w14:textId="77777777" w:rsidR="00EF2F19" w:rsidRPr="00D57CBE" w:rsidRDefault="00E915DE" w:rsidP="00A35E77">
      <w:pPr>
        <w:pStyle w:val="ListParagraph"/>
        <w:ind w:left="1080"/>
        <w:rPr>
          <w:rFonts w:ascii="Arial" w:hAnsi="Arial" w:cs="Arial"/>
          <w:sz w:val="22"/>
          <w:szCs w:val="22"/>
        </w:rPr>
      </w:pPr>
      <w:hyperlink r:id="rId101" w:history="1">
        <w:r w:rsidR="00A35E77" w:rsidRPr="00D57CBE">
          <w:rPr>
            <w:rStyle w:val="Hyperlink"/>
            <w:rFonts w:ascii="Arial" w:hAnsi="Arial" w:cs="Arial"/>
            <w:sz w:val="22"/>
            <w:szCs w:val="22"/>
          </w:rPr>
          <w:t>.bitcoind.getbalance</w:t>
        </w:r>
      </w:hyperlink>
    </w:p>
    <w:p w14:paraId="361886EF" w14:textId="4C539542" w:rsidR="00EF2F19" w:rsidRPr="00D57CBE" w:rsidRDefault="00EF2F19" w:rsidP="00EF2F19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>Create a Bitcoin transaction for the node to propagate to the network</w:t>
      </w:r>
    </w:p>
    <w:p w14:paraId="5E91D01C" w14:textId="3D91D3BA" w:rsidR="00A35E77" w:rsidRPr="00D57CBE" w:rsidRDefault="00E915DE" w:rsidP="00EF2F19">
      <w:pPr>
        <w:pStyle w:val="ListParagraph"/>
        <w:ind w:left="1080"/>
        <w:rPr>
          <w:rFonts w:ascii="Arial" w:hAnsi="Arial" w:cs="Arial"/>
          <w:sz w:val="22"/>
          <w:szCs w:val="22"/>
        </w:rPr>
      </w:pPr>
      <w:hyperlink r:id="rId102" w:history="1">
        <w:r w:rsidR="00EF2F19" w:rsidRPr="00D57CBE">
          <w:rPr>
            <w:rStyle w:val="Hyperlink"/>
            <w:rFonts w:ascii="Arial" w:hAnsi="Arial" w:cs="Arial"/>
            <w:sz w:val="22"/>
            <w:szCs w:val="22"/>
          </w:rPr>
          <w:t>.bitcoind.sendtoaddress</w:t>
        </w:r>
      </w:hyperlink>
      <w:r w:rsidR="00A35E77" w:rsidRPr="00D57CBE">
        <w:rPr>
          <w:rFonts w:ascii="Arial" w:hAnsi="Arial" w:cs="Arial"/>
          <w:sz w:val="22"/>
          <w:szCs w:val="22"/>
        </w:rPr>
        <w:t xml:space="preserve"> </w:t>
      </w:r>
    </w:p>
    <w:p w14:paraId="1E745CBD" w14:textId="449F8D10" w:rsidR="00EF2F19" w:rsidRPr="00D57CBE" w:rsidRDefault="00EF2F19" w:rsidP="00EF2F19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>Create a multi-signature address for more secure storag</w:t>
      </w:r>
      <w:r w:rsidR="00D30746" w:rsidRPr="00D57CBE">
        <w:rPr>
          <w:rFonts w:ascii="Arial" w:hAnsi="Arial" w:cs="Arial"/>
          <w:sz w:val="22"/>
          <w:szCs w:val="22"/>
        </w:rPr>
        <w:t>e</w:t>
      </w:r>
    </w:p>
    <w:p w14:paraId="21BC4852" w14:textId="51B7C964" w:rsidR="00EF2F19" w:rsidRPr="00D57CBE" w:rsidRDefault="00E915DE" w:rsidP="00EF2F19">
      <w:pPr>
        <w:pStyle w:val="ListParagraph"/>
        <w:ind w:left="1080"/>
        <w:rPr>
          <w:rFonts w:ascii="Arial" w:hAnsi="Arial" w:cs="Arial"/>
          <w:sz w:val="22"/>
          <w:szCs w:val="22"/>
        </w:rPr>
      </w:pPr>
      <w:hyperlink r:id="rId103" w:history="1">
        <w:r w:rsidR="00EF2F19" w:rsidRPr="00D57CBE">
          <w:rPr>
            <w:rStyle w:val="Hyperlink"/>
            <w:rFonts w:ascii="Arial" w:hAnsi="Arial" w:cs="Arial"/>
            <w:sz w:val="22"/>
            <w:szCs w:val="22"/>
          </w:rPr>
          <w:t>.bitcoind.addmultisigaddress</w:t>
        </w:r>
      </w:hyperlink>
    </w:p>
    <w:p w14:paraId="12B5F0D3" w14:textId="5BC85458" w:rsidR="00EF2F19" w:rsidRPr="00D57CBE" w:rsidRDefault="00EF2F19" w:rsidP="00EF2F19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>Get information associated with a transaction (TXID)</w:t>
      </w:r>
    </w:p>
    <w:p w14:paraId="2F5891A1" w14:textId="3F879B5C" w:rsidR="00EF2F19" w:rsidRPr="00D57CBE" w:rsidRDefault="00E915DE" w:rsidP="00EF2F19">
      <w:pPr>
        <w:pStyle w:val="ListParagraph"/>
        <w:ind w:left="1080"/>
        <w:rPr>
          <w:rFonts w:ascii="Arial" w:hAnsi="Arial" w:cs="Arial"/>
          <w:sz w:val="22"/>
          <w:szCs w:val="22"/>
        </w:rPr>
      </w:pPr>
      <w:hyperlink r:id="rId104" w:history="1">
        <w:r w:rsidR="00EF2F19" w:rsidRPr="00D57CBE">
          <w:rPr>
            <w:rStyle w:val="Hyperlink"/>
            <w:rFonts w:ascii="Arial" w:hAnsi="Arial" w:cs="Arial"/>
            <w:sz w:val="22"/>
            <w:szCs w:val="22"/>
          </w:rPr>
          <w:t>.bitcoind.getrawtransaction</w:t>
        </w:r>
      </w:hyperlink>
    </w:p>
    <w:p w14:paraId="505FE7FF" w14:textId="48C283FE" w:rsidR="00EF2F19" w:rsidRPr="00D57CBE" w:rsidRDefault="00EF2F19" w:rsidP="00EF2F19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D57CBE">
        <w:rPr>
          <w:rFonts w:ascii="Arial" w:hAnsi="Arial" w:cs="Arial"/>
          <w:sz w:val="22"/>
          <w:szCs w:val="22"/>
        </w:rPr>
        <w:t xml:space="preserve">Extract information from the blockchain </w:t>
      </w:r>
    </w:p>
    <w:p w14:paraId="694E77F8" w14:textId="746C20F8" w:rsidR="00EF2F19" w:rsidRPr="00D57CBE" w:rsidRDefault="00E915DE" w:rsidP="00EF2F19">
      <w:pPr>
        <w:pStyle w:val="ListParagraph"/>
        <w:ind w:left="1080"/>
        <w:rPr>
          <w:rFonts w:ascii="Arial" w:hAnsi="Arial" w:cs="Arial"/>
          <w:sz w:val="22"/>
          <w:szCs w:val="22"/>
        </w:rPr>
      </w:pPr>
      <w:hyperlink r:id="rId105" w:history="1">
        <w:r w:rsidR="00EF2F19" w:rsidRPr="00D57CBE">
          <w:rPr>
            <w:rStyle w:val="Hyperlink"/>
            <w:rFonts w:ascii="Arial" w:hAnsi="Arial" w:cs="Arial"/>
            <w:sz w:val="22"/>
            <w:szCs w:val="22"/>
          </w:rPr>
          <w:t>.bitcoind.getblock</w:t>
        </w:r>
      </w:hyperlink>
    </w:p>
    <w:p w14:paraId="66C704E7" w14:textId="7C13F2F2" w:rsidR="00A35E77" w:rsidRPr="00D57CBE" w:rsidRDefault="00A35E77" w:rsidP="001427BC">
      <w:pPr>
        <w:rPr>
          <w:rFonts w:ascii="Arial" w:hAnsi="Arial" w:cs="Arial"/>
        </w:rPr>
      </w:pPr>
    </w:p>
    <w:p w14:paraId="2881D437" w14:textId="4581BC91" w:rsidR="00A204BF" w:rsidRDefault="00A204BF" w:rsidP="001427BC"/>
    <w:p w14:paraId="63869884" w14:textId="3D95F704" w:rsidR="00A204BF" w:rsidRDefault="00A204BF" w:rsidP="001427BC"/>
    <w:p w14:paraId="3D321FFB" w14:textId="55BCFC4A" w:rsidR="00A204BF" w:rsidRDefault="00A204BF" w:rsidP="001427BC"/>
    <w:p w14:paraId="3FEDEA90" w14:textId="77777777" w:rsidR="00A204BF" w:rsidRPr="001427BC" w:rsidRDefault="00A204BF" w:rsidP="001427BC"/>
    <w:sectPr w:rsidR="00A204BF" w:rsidRPr="001427BC" w:rsidSect="00DA5AFC">
      <w:headerReference w:type="default" r:id="rId106"/>
      <w:footerReference w:type="default" r:id="rId107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PJ O'Kane" w:date="2018-11-28T12:01:00Z" w:initials="PO">
    <w:p w14:paraId="11A3296A" w14:textId="090C6A7B" w:rsidR="000F08A0" w:rsidRDefault="000F08A0">
      <w:pPr>
        <w:pStyle w:val="CommentText"/>
      </w:pPr>
      <w:r>
        <w:rPr>
          <w:rStyle w:val="CommentReference"/>
        </w:rPr>
        <w:annotationRef/>
      </w:r>
      <w:r>
        <w:t xml:space="preserve">Should this be added “and then published as new blocks to the blockchain” – otherwise it  might be read as remaining permanently independent   </w:t>
      </w:r>
    </w:p>
  </w:comment>
  <w:comment w:id="11" w:author="Nushy Sundhoo" w:date="2018-12-01T13:55:00Z" w:initials="NS">
    <w:p w14:paraId="63ACF1D2" w14:textId="4BE4CFB7" w:rsidR="00854500" w:rsidRDefault="00854500">
      <w:pPr>
        <w:pStyle w:val="CommentText"/>
      </w:pPr>
      <w:r>
        <w:rPr>
          <w:rStyle w:val="CommentReference"/>
        </w:rPr>
        <w:annotationRef/>
      </w:r>
      <w:r>
        <w:t xml:space="preserve">The “independently validate” part I have kept as is, but I added another sentence to say nodes propagate new transactions to the network.  </w:t>
      </w:r>
    </w:p>
  </w:comment>
  <w:comment w:id="12" w:author="Nushy Sundhoo" w:date="2018-12-01T13:56:00Z" w:initials="NS">
    <w:p w14:paraId="24017EF1" w14:textId="686FA6C2" w:rsidR="00854500" w:rsidRDefault="00854500">
      <w:pPr>
        <w:pStyle w:val="CommentText"/>
      </w:pPr>
      <w:r>
        <w:rPr>
          <w:rStyle w:val="CommentReference"/>
        </w:rPr>
        <w:annotationRef/>
      </w:r>
    </w:p>
  </w:comment>
  <w:comment w:id="13" w:author="Nushy Sundhoo" w:date="2018-12-02T11:29:00Z" w:initials="NS">
    <w:p w14:paraId="4B3D3B20" w14:textId="77777777" w:rsidR="00385F78" w:rsidRDefault="00385F78">
      <w:pPr>
        <w:pStyle w:val="CommentText"/>
      </w:pPr>
      <w:r>
        <w:rPr>
          <w:rStyle w:val="CommentReference"/>
        </w:rPr>
        <w:annotationRef/>
      </w:r>
      <w:r>
        <w:t>To address the “permanently independent” part I added another line saying how they interact with other nodes by propagating transactions and blocks.</w:t>
      </w:r>
    </w:p>
    <w:p w14:paraId="46AABF7F" w14:textId="2381F268" w:rsidR="00385F78" w:rsidRDefault="00385F78">
      <w:pPr>
        <w:pStyle w:val="CommentText"/>
      </w:pPr>
    </w:p>
  </w:comment>
  <w:comment w:id="14" w:author="Nushy Sundhoo" w:date="2018-12-02T11:30:00Z" w:initials="NS">
    <w:p w14:paraId="07120F13" w14:textId="5AD8F436" w:rsidR="00385F78" w:rsidRDefault="00385F78">
      <w:pPr>
        <w:pStyle w:val="CommentText"/>
      </w:pPr>
      <w:r>
        <w:rPr>
          <w:rStyle w:val="CommentReference"/>
        </w:rPr>
        <w:annotationRef/>
      </w:r>
    </w:p>
  </w:comment>
  <w:comment w:id="15" w:author="PJ O'Kane" w:date="2018-11-28T12:02:00Z" w:initials="PO">
    <w:p w14:paraId="1252E733" w14:textId="6F10AED5" w:rsidR="000F08A0" w:rsidRDefault="000F08A0" w:rsidP="00C226A0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 a protocol is itself  a set of rules – so suggesting  either removing it or removing the text  “set of” and …”rules” around it  - but may be avoided entirely by next comment</w:t>
      </w:r>
    </w:p>
    <w:p w14:paraId="374F1BA8" w14:textId="70E4BDD1" w:rsidR="000F08A0" w:rsidRDefault="000F08A0">
      <w:pPr>
        <w:pStyle w:val="CommentText"/>
      </w:pPr>
    </w:p>
  </w:comment>
  <w:comment w:id="16" w:author="Nushy Sundhoo" w:date="2018-12-01T13:37:00Z" w:initials="NS">
    <w:p w14:paraId="3B5E8DD8" w14:textId="4196E6C9" w:rsidR="006A6A92" w:rsidRDefault="006A6A92">
      <w:pPr>
        <w:pStyle w:val="CommentText"/>
      </w:pPr>
      <w:r>
        <w:rPr>
          <w:rStyle w:val="CommentReference"/>
        </w:rPr>
        <w:annotationRef/>
      </w:r>
    </w:p>
  </w:comment>
  <w:comment w:id="17" w:author="Nushy Sundhoo" w:date="2018-12-01T13:40:00Z" w:initials="NS">
    <w:p w14:paraId="264539EC" w14:textId="61D121EE" w:rsidR="00477DDF" w:rsidRDefault="00477DDF">
      <w:pPr>
        <w:pStyle w:val="CommentText"/>
      </w:pPr>
      <w:r>
        <w:rPr>
          <w:rStyle w:val="CommentReference"/>
        </w:rPr>
        <w:annotationRef/>
      </w:r>
      <w:r>
        <w:t>removed protocol, and added consensus rules</w:t>
      </w:r>
    </w:p>
  </w:comment>
  <w:comment w:id="18" w:author="Nushy Sundhoo" w:date="2018-12-01T13:40:00Z" w:initials="NS">
    <w:p w14:paraId="2F0FA51E" w14:textId="063E3AD5" w:rsidR="00477DDF" w:rsidRDefault="00477DDF">
      <w:pPr>
        <w:pStyle w:val="CommentText"/>
      </w:pPr>
      <w:r>
        <w:rPr>
          <w:rStyle w:val="CommentReference"/>
        </w:rPr>
        <w:annotationRef/>
      </w:r>
    </w:p>
  </w:comment>
  <w:comment w:id="19" w:author="PJ O'Kane" w:date="2018-11-28T11:23:00Z" w:initials="PO">
    <w:p w14:paraId="226800D0" w14:textId="77777777" w:rsidR="000F08A0" w:rsidRDefault="000F08A0" w:rsidP="00C226A0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 as an alternative could the line read”…..</w:t>
      </w:r>
      <w:r w:rsidRPr="006E407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a consensus mechanism called Proof-Of-Work which enables network participants to reach agreement on the state of the ledger (which transactions are valid, and which are not), </w:t>
      </w:r>
      <w:r>
        <w:rPr>
          <w:rFonts w:ascii="Arial" w:hAnsi="Arial" w:cs="Arial"/>
          <w:color w:val="000000"/>
        </w:rPr>
        <w:t>without having to rely on a central party or  having to trust one another individually for validation”</w:t>
      </w:r>
    </w:p>
    <w:p w14:paraId="0F2BFF34" w14:textId="25EA23B1" w:rsidR="000F08A0" w:rsidRDefault="000F08A0">
      <w:pPr>
        <w:pStyle w:val="CommentText"/>
      </w:pPr>
    </w:p>
  </w:comment>
  <w:comment w:id="20" w:author="Nushy Sundhoo" w:date="2018-12-01T13:49:00Z" w:initials="NS">
    <w:p w14:paraId="5DA1C5B7" w14:textId="6DA91BF1" w:rsidR="009D595F" w:rsidRDefault="009D595F">
      <w:pPr>
        <w:pStyle w:val="CommentText"/>
      </w:pPr>
      <w:r>
        <w:rPr>
          <w:rStyle w:val="CommentReference"/>
        </w:rPr>
        <w:annotationRef/>
      </w:r>
      <w:r>
        <w:t>here I just say without having to trust a central party. Keep it short.</w:t>
      </w:r>
    </w:p>
  </w:comment>
  <w:comment w:id="21" w:author="Nushy Sundhoo" w:date="2018-12-01T13:50:00Z" w:initials="NS">
    <w:p w14:paraId="0BA1CFD6" w14:textId="59AEEBC7" w:rsidR="009D595F" w:rsidRDefault="009D595F">
      <w:pPr>
        <w:pStyle w:val="CommentText"/>
      </w:pPr>
      <w:r>
        <w:rPr>
          <w:rStyle w:val="CommentReference"/>
        </w:rPr>
        <w:annotationRef/>
      </w:r>
    </w:p>
  </w:comment>
  <w:comment w:id="23" w:author="PJ O'Kane" w:date="2018-11-28T12:05:00Z" w:initials="PO">
    <w:p w14:paraId="68143D9F" w14:textId="77A3491A" w:rsidR="000F08A0" w:rsidRDefault="000F08A0" w:rsidP="00C226A0">
      <w:pPr>
        <w:pStyle w:val="CommentText"/>
      </w:pPr>
      <w:r>
        <w:rPr>
          <w:rStyle w:val="CommentReference"/>
        </w:rPr>
        <w:annotationRef/>
      </w:r>
      <w:r>
        <w:t xml:space="preserve"> Would “in a non- trust-based manner” be better and possible adding  (i.e. without relying on a central party or necessarily trusting other participants) </w:t>
      </w:r>
    </w:p>
    <w:p w14:paraId="0A8B8AC1" w14:textId="2656B96C" w:rsidR="000F08A0" w:rsidRDefault="000F08A0">
      <w:pPr>
        <w:pStyle w:val="CommentText"/>
      </w:pPr>
    </w:p>
  </w:comment>
  <w:comment w:id="24" w:author="Nushy Sundhoo" w:date="2018-12-01T13:45:00Z" w:initials="NS">
    <w:p w14:paraId="5B54CF40" w14:textId="00ACBEC8" w:rsidR="00D67511" w:rsidRDefault="00D67511">
      <w:pPr>
        <w:pStyle w:val="CommentText"/>
      </w:pPr>
      <w:r>
        <w:rPr>
          <w:rStyle w:val="CommentReference"/>
        </w:rPr>
        <w:annotationRef/>
      </w:r>
      <w:r>
        <w:t>added</w:t>
      </w:r>
    </w:p>
  </w:comment>
  <w:comment w:id="25" w:author="Nushy Sundhoo" w:date="2018-12-01T13:46:00Z" w:initials="NS">
    <w:p w14:paraId="7E1F9C8D" w14:textId="1DC5B946" w:rsidR="00D67511" w:rsidRDefault="00D6751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A3296A" w15:done="0"/>
  <w15:commentEx w15:paraId="63ACF1D2" w15:paraIdParent="11A3296A" w15:done="0"/>
  <w15:commentEx w15:paraId="24017EF1" w15:paraIdParent="11A3296A" w15:done="0"/>
  <w15:commentEx w15:paraId="46AABF7F" w15:paraIdParent="11A3296A" w15:done="0"/>
  <w15:commentEx w15:paraId="07120F13" w15:paraIdParent="11A3296A" w15:done="0"/>
  <w15:commentEx w15:paraId="374F1BA8" w15:done="0"/>
  <w15:commentEx w15:paraId="3B5E8DD8" w15:paraIdParent="374F1BA8" w15:done="0"/>
  <w15:commentEx w15:paraId="264539EC" w15:paraIdParent="374F1BA8" w15:done="0"/>
  <w15:commentEx w15:paraId="2F0FA51E" w15:paraIdParent="374F1BA8" w15:done="0"/>
  <w15:commentEx w15:paraId="0F2BFF34" w15:done="0"/>
  <w15:commentEx w15:paraId="5DA1C5B7" w15:paraIdParent="0F2BFF34" w15:done="0"/>
  <w15:commentEx w15:paraId="0BA1CFD6" w15:paraIdParent="0F2BFF34" w15:done="0"/>
  <w15:commentEx w15:paraId="0A8B8AC1" w15:done="0"/>
  <w15:commentEx w15:paraId="5B54CF40" w15:paraIdParent="0A8B8AC1" w15:done="0"/>
  <w15:commentEx w15:paraId="7E1F9C8D" w15:paraIdParent="0A8B8AC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A3296A" w16cid:durableId="1FAD07FA"/>
  <w16cid:commentId w16cid:paraId="63ACF1D2" w16cid:durableId="1FAD1142"/>
  <w16cid:commentId w16cid:paraId="24017EF1" w16cid:durableId="1FAD11A8"/>
  <w16cid:commentId w16cid:paraId="46AABF7F" w16cid:durableId="1FAE4099"/>
  <w16cid:commentId w16cid:paraId="07120F13" w16cid:durableId="1FAE40CC"/>
  <w16cid:commentId w16cid:paraId="374F1BA8" w16cid:durableId="1FAD07FB"/>
  <w16cid:commentId w16cid:paraId="3B5E8DD8" w16cid:durableId="1FAD0D2A"/>
  <w16cid:commentId w16cid:paraId="264539EC" w16cid:durableId="1FAD0DCB"/>
  <w16cid:commentId w16cid:paraId="2F0FA51E" w16cid:durableId="1FAD0DD9"/>
  <w16cid:commentId w16cid:paraId="5DA1C5B7" w16cid:durableId="1FAD0FF6"/>
  <w16cid:commentId w16cid:paraId="0BA1CFD6" w16cid:durableId="1FAD1025"/>
  <w16cid:commentId w16cid:paraId="0A8B8AC1" w16cid:durableId="1FAD07FE"/>
  <w16cid:commentId w16cid:paraId="5B54CF40" w16cid:durableId="1FAD0F10"/>
  <w16cid:commentId w16cid:paraId="7E1F9C8D" w16cid:durableId="1FAD0F1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5460E9" w14:textId="77777777" w:rsidR="00E915DE" w:rsidRDefault="00E915DE" w:rsidP="00E37C34">
      <w:r>
        <w:separator/>
      </w:r>
    </w:p>
  </w:endnote>
  <w:endnote w:type="continuationSeparator" w:id="0">
    <w:p w14:paraId="10C7CE2D" w14:textId="77777777" w:rsidR="00E915DE" w:rsidRDefault="00E915DE" w:rsidP="00E37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libri" w:hAnsi="Calibri"/>
      </w:rPr>
      <w:id w:val="2122649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1D32E6" w14:textId="754D2741" w:rsidR="000F08A0" w:rsidRPr="00DA5AFC" w:rsidRDefault="000F08A0" w:rsidP="00DA5AFC">
        <w:pPr>
          <w:pStyle w:val="Footer"/>
          <w:pBdr>
            <w:top w:val="single" w:sz="4" w:space="1" w:color="auto"/>
          </w:pBdr>
          <w:tabs>
            <w:tab w:val="right" w:pos="9020"/>
          </w:tabs>
          <w:rPr>
            <w:rFonts w:ascii="Calibri" w:hAnsi="Calibri"/>
          </w:rPr>
        </w:pPr>
        <w:r>
          <w:rPr>
            <w:rFonts w:ascii="Calibri" w:hAnsi="Calibri"/>
          </w:rPr>
          <w:t>Kdb+ Storing and exploring the</w:t>
        </w:r>
        <w:r w:rsidR="003C7C17">
          <w:rPr>
            <w:rFonts w:ascii="Calibri" w:hAnsi="Calibri"/>
          </w:rPr>
          <w:t xml:space="preserve"> Bitcoin B</w:t>
        </w:r>
        <w:r w:rsidR="00B642DA">
          <w:rPr>
            <w:rFonts w:ascii="Calibri" w:hAnsi="Calibri"/>
          </w:rPr>
          <w:t xml:space="preserve">lockchain </w:t>
        </w:r>
        <w:r w:rsidR="00B642DA">
          <w:rPr>
            <w:rFonts w:ascii="Calibri" w:hAnsi="Calibri"/>
          </w:rPr>
          <w:tab/>
        </w:r>
        <w:r w:rsidRPr="00DA5AFC">
          <w:rPr>
            <w:rFonts w:ascii="Calibri" w:hAnsi="Calibri"/>
          </w:rPr>
          <w:tab/>
        </w:r>
        <w:r w:rsidRPr="00DA5AFC">
          <w:rPr>
            <w:rFonts w:ascii="Calibri" w:hAnsi="Calibri"/>
          </w:rPr>
          <w:fldChar w:fldCharType="begin"/>
        </w:r>
        <w:r w:rsidRPr="00DA5AFC">
          <w:rPr>
            <w:rFonts w:ascii="Calibri" w:hAnsi="Calibri"/>
          </w:rPr>
          <w:instrText xml:space="preserve"> PAGE   \* MERGEFORMAT </w:instrText>
        </w:r>
        <w:r w:rsidRPr="00DA5AFC">
          <w:rPr>
            <w:rFonts w:ascii="Calibri" w:hAnsi="Calibri"/>
          </w:rPr>
          <w:fldChar w:fldCharType="separate"/>
        </w:r>
        <w:r w:rsidR="003C7C17">
          <w:rPr>
            <w:rFonts w:ascii="Calibri" w:hAnsi="Calibri"/>
            <w:noProof/>
          </w:rPr>
          <w:t>3</w:t>
        </w:r>
        <w:r w:rsidRPr="00DA5AFC">
          <w:rPr>
            <w:rFonts w:ascii="Calibri" w:hAnsi="Calibri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7660E" w14:textId="77777777" w:rsidR="00E915DE" w:rsidRDefault="00E915DE" w:rsidP="00E37C34">
      <w:r>
        <w:separator/>
      </w:r>
    </w:p>
  </w:footnote>
  <w:footnote w:type="continuationSeparator" w:id="0">
    <w:p w14:paraId="47CCC4A4" w14:textId="77777777" w:rsidR="00E915DE" w:rsidRDefault="00E915DE" w:rsidP="00E37C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8478B" w14:textId="77777777" w:rsidR="000F08A0" w:rsidRPr="004A581A" w:rsidRDefault="000F08A0" w:rsidP="004A581A">
    <w:pPr>
      <w:pStyle w:val="Header"/>
      <w:pBdr>
        <w:bottom w:val="single" w:sz="4" w:space="1" w:color="auto"/>
      </w:pBdr>
      <w:rPr>
        <w:rFonts w:ascii="Calibri" w:hAnsi="Calibri"/>
      </w:rPr>
    </w:pPr>
    <w:r w:rsidRPr="004A581A">
      <w:rPr>
        <w:rFonts w:ascii="Calibri" w:hAnsi="Calibri"/>
        <w:noProof/>
        <w:lang w:val="en-US"/>
      </w:rPr>
      <w:drawing>
        <wp:anchor distT="0" distB="0" distL="0" distR="0" simplePos="0" relativeHeight="251659264" behindDoc="1" locked="0" layoutInCell="1" allowOverlap="1" wp14:anchorId="33909F49" wp14:editId="4E3B8617">
          <wp:simplePos x="0" y="0"/>
          <wp:positionH relativeFrom="page">
            <wp:posOffset>948055</wp:posOffset>
          </wp:positionH>
          <wp:positionV relativeFrom="page">
            <wp:posOffset>356235</wp:posOffset>
          </wp:positionV>
          <wp:extent cx="299261" cy="209431"/>
          <wp:effectExtent l="0" t="0" r="5715" b="635"/>
          <wp:wrapNone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9261" cy="2094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A581A">
      <w:rPr>
        <w:rFonts w:ascii="Calibri" w:hAnsi="Calibri"/>
      </w:rPr>
      <w:ptab w:relativeTo="margin" w:alignment="center" w:leader="none"/>
    </w:r>
    <w:r w:rsidRPr="004A581A">
      <w:rPr>
        <w:rFonts w:ascii="Calibri" w:hAnsi="Calibri"/>
      </w:rPr>
      <w:ptab w:relativeTo="margin" w:alignment="right" w:leader="none"/>
    </w:r>
    <w:r w:rsidRPr="004A581A">
      <w:rPr>
        <w:rFonts w:ascii="Calibri" w:hAnsi="Calibri"/>
      </w:rPr>
      <w:t>Technical Whitepaper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787B81"/>
    <w:multiLevelType w:val="multilevel"/>
    <w:tmpl w:val="B8F8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020C41"/>
    <w:multiLevelType w:val="multilevel"/>
    <w:tmpl w:val="A0E4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37688"/>
    <w:multiLevelType w:val="hybridMultilevel"/>
    <w:tmpl w:val="F90CC8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33A6A"/>
    <w:multiLevelType w:val="hybridMultilevel"/>
    <w:tmpl w:val="67405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46C66"/>
    <w:multiLevelType w:val="hybridMultilevel"/>
    <w:tmpl w:val="A4445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75925"/>
    <w:multiLevelType w:val="multilevel"/>
    <w:tmpl w:val="7F94D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D4397C"/>
    <w:multiLevelType w:val="hybridMultilevel"/>
    <w:tmpl w:val="7F8A43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84323C"/>
    <w:multiLevelType w:val="hybridMultilevel"/>
    <w:tmpl w:val="56B0087A"/>
    <w:lvl w:ilvl="0" w:tplc="C9BA877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0F6174"/>
    <w:multiLevelType w:val="multilevel"/>
    <w:tmpl w:val="DDA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AA5E77"/>
    <w:multiLevelType w:val="hybridMultilevel"/>
    <w:tmpl w:val="D6844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13733"/>
    <w:multiLevelType w:val="multilevel"/>
    <w:tmpl w:val="97D0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EC562C"/>
    <w:multiLevelType w:val="multilevel"/>
    <w:tmpl w:val="52C6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795A0D"/>
    <w:multiLevelType w:val="hybridMultilevel"/>
    <w:tmpl w:val="30904FDE"/>
    <w:lvl w:ilvl="0" w:tplc="3DD468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721E5"/>
    <w:multiLevelType w:val="hybridMultilevel"/>
    <w:tmpl w:val="1A188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B3988"/>
    <w:multiLevelType w:val="hybridMultilevel"/>
    <w:tmpl w:val="AF9A4C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F20DBF"/>
    <w:multiLevelType w:val="multilevel"/>
    <w:tmpl w:val="FC1AF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35203D"/>
    <w:multiLevelType w:val="hybridMultilevel"/>
    <w:tmpl w:val="91D8974A"/>
    <w:lvl w:ilvl="0" w:tplc="3DD4686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350C08"/>
    <w:multiLevelType w:val="multilevel"/>
    <w:tmpl w:val="9A10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F659C"/>
    <w:multiLevelType w:val="hybridMultilevel"/>
    <w:tmpl w:val="D2024E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2111DF"/>
    <w:multiLevelType w:val="hybridMultilevel"/>
    <w:tmpl w:val="B2EC8E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F72DF0"/>
    <w:multiLevelType w:val="multilevel"/>
    <w:tmpl w:val="1EDC1E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9520F7"/>
    <w:multiLevelType w:val="multilevel"/>
    <w:tmpl w:val="99003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C6593A"/>
    <w:multiLevelType w:val="hybridMultilevel"/>
    <w:tmpl w:val="B5667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725AD"/>
    <w:multiLevelType w:val="hybridMultilevel"/>
    <w:tmpl w:val="3A80C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4501E5"/>
    <w:multiLevelType w:val="multilevel"/>
    <w:tmpl w:val="AA6C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C8215D"/>
    <w:multiLevelType w:val="multilevel"/>
    <w:tmpl w:val="54803E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B67533"/>
    <w:multiLevelType w:val="multilevel"/>
    <w:tmpl w:val="EF0E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CA3DFD"/>
    <w:multiLevelType w:val="multilevel"/>
    <w:tmpl w:val="63203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1D2F47"/>
    <w:multiLevelType w:val="hybridMultilevel"/>
    <w:tmpl w:val="CDEA377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C4B34"/>
    <w:multiLevelType w:val="hybridMultilevel"/>
    <w:tmpl w:val="95B0E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61DDF"/>
    <w:multiLevelType w:val="multilevel"/>
    <w:tmpl w:val="C8584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7CBC0408"/>
    <w:multiLevelType w:val="multilevel"/>
    <w:tmpl w:val="8F649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BA62AE"/>
    <w:multiLevelType w:val="multilevel"/>
    <w:tmpl w:val="E3AC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25"/>
  </w:num>
  <w:num w:numId="5">
    <w:abstractNumId w:val="24"/>
  </w:num>
  <w:num w:numId="6">
    <w:abstractNumId w:val="5"/>
  </w:num>
  <w:num w:numId="7">
    <w:abstractNumId w:val="6"/>
  </w:num>
  <w:num w:numId="8">
    <w:abstractNumId w:val="32"/>
  </w:num>
  <w:num w:numId="9">
    <w:abstractNumId w:val="10"/>
  </w:num>
  <w:num w:numId="10">
    <w:abstractNumId w:val="33"/>
  </w:num>
  <w:num w:numId="11">
    <w:abstractNumId w:val="33"/>
    <w:lvlOverride w:ilvl="1">
      <w:lvl w:ilvl="1">
        <w:numFmt w:val="lowerLetter"/>
        <w:lvlText w:val="%2."/>
        <w:lvlJc w:val="left"/>
      </w:lvl>
    </w:lvlOverride>
  </w:num>
  <w:num w:numId="12">
    <w:abstractNumId w:val="33"/>
    <w:lvlOverride w:ilvl="1">
      <w:lvl w:ilvl="1">
        <w:numFmt w:val="lowerLetter"/>
        <w:lvlText w:val="%2."/>
        <w:lvlJc w:val="left"/>
      </w:lvl>
    </w:lvlOverride>
  </w:num>
  <w:num w:numId="13">
    <w:abstractNumId w:val="13"/>
  </w:num>
  <w:num w:numId="14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8"/>
  </w:num>
  <w:num w:numId="16">
    <w:abstractNumId w:val="2"/>
  </w:num>
  <w:num w:numId="17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8">
    <w:abstractNumId w:val="7"/>
  </w:num>
  <w:num w:numId="19">
    <w:abstractNumId w:val="17"/>
  </w:num>
  <w:num w:numId="20">
    <w:abstractNumId w:val="23"/>
    <w:lvlOverride w:ilvl="0">
      <w:lvl w:ilvl="0">
        <w:numFmt w:val="decimal"/>
        <w:lvlText w:val="%1."/>
        <w:lvlJc w:val="left"/>
      </w:lvl>
    </w:lvlOverride>
  </w:num>
  <w:num w:numId="21">
    <w:abstractNumId w:val="22"/>
    <w:lvlOverride w:ilvl="0">
      <w:lvl w:ilvl="0">
        <w:numFmt w:val="decimal"/>
        <w:lvlText w:val="%1."/>
        <w:lvlJc w:val="left"/>
      </w:lvl>
    </w:lvlOverride>
  </w:num>
  <w:num w:numId="22">
    <w:abstractNumId w:val="19"/>
  </w:num>
  <w:num w:numId="23">
    <w:abstractNumId w:val="12"/>
  </w:num>
  <w:num w:numId="24">
    <w:abstractNumId w:val="26"/>
  </w:num>
  <w:num w:numId="25">
    <w:abstractNumId w:val="3"/>
  </w:num>
  <w:num w:numId="26">
    <w:abstractNumId w:val="34"/>
  </w:num>
  <w:num w:numId="27">
    <w:abstractNumId w:val="11"/>
  </w:num>
  <w:num w:numId="28">
    <w:abstractNumId w:val="20"/>
  </w:num>
  <w:num w:numId="29">
    <w:abstractNumId w:val="31"/>
  </w:num>
  <w:num w:numId="30">
    <w:abstractNumId w:val="16"/>
  </w:num>
  <w:num w:numId="31">
    <w:abstractNumId w:val="29"/>
  </w:num>
  <w:num w:numId="32">
    <w:abstractNumId w:val="4"/>
  </w:num>
  <w:num w:numId="33">
    <w:abstractNumId w:val="8"/>
  </w:num>
  <w:num w:numId="34">
    <w:abstractNumId w:val="21"/>
  </w:num>
  <w:num w:numId="35">
    <w:abstractNumId w:val="18"/>
  </w:num>
  <w:num w:numId="36">
    <w:abstractNumId w:val="14"/>
  </w:num>
  <w:num w:numId="37">
    <w:abstractNumId w:val="30"/>
  </w:num>
  <w:num w:numId="38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ushy Sundhoo">
    <w15:presenceInfo w15:providerId="Windows Live" w15:userId="f057c211bf63e2ef"/>
  </w15:person>
  <w15:person w15:author="Daniel Irwin">
    <w15:presenceInfo w15:providerId="AD" w15:userId="S-1-5-21-1191778193-1596744994-312552118-1509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SG" w:vendorID="64" w:dllVersion="0" w:nlCheck="1" w:checkStyle="0"/>
  <w:activeWritingStyle w:appName="MSWord" w:lang="en-GB" w:vendorID="64" w:dllVersion="4096" w:nlCheck="1" w:checkStyle="0"/>
  <w:activeWritingStyle w:appName="MSWord" w:lang="en-SG" w:vendorID="64" w:dllVersion="4096" w:nlCheck="1" w:checkStyle="0"/>
  <w:activeWritingStyle w:appName="MSWord" w:lang="en-IE" w:vendorID="64" w:dllVersion="4096" w:nlCheck="1" w:checkStyle="0"/>
  <w:activeWritingStyle w:appName="MSWord" w:lang="en-IE" w:vendorID="64" w:dllVersion="0" w:nlCheck="1" w:checkStyle="0"/>
  <w:activeWritingStyle w:appName="MSWord" w:lang="en-SG" w:vendorID="64" w:dllVersion="6" w:nlCheck="1" w:checkStyle="1"/>
  <w:activeWritingStyle w:appName="MSWord" w:lang="en-GB" w:vendorID="64" w:dllVersion="131078" w:nlCheck="1" w:checkStyle="1"/>
  <w:activeWritingStyle w:appName="MSWord" w:lang="en-SG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O2NDA3MTMxNrA0MjZX0lEKTi0uzszPAykwNKoFAMgL75UtAAAA"/>
  </w:docVars>
  <w:rsids>
    <w:rsidRoot w:val="006B28F9"/>
    <w:rsid w:val="00000072"/>
    <w:rsid w:val="00000520"/>
    <w:rsid w:val="00000AD2"/>
    <w:rsid w:val="00000CC5"/>
    <w:rsid w:val="00003F78"/>
    <w:rsid w:val="000049B4"/>
    <w:rsid w:val="00004E39"/>
    <w:rsid w:val="00004EB5"/>
    <w:rsid w:val="000050DA"/>
    <w:rsid w:val="000076CA"/>
    <w:rsid w:val="00011583"/>
    <w:rsid w:val="00012323"/>
    <w:rsid w:val="0001551B"/>
    <w:rsid w:val="00021897"/>
    <w:rsid w:val="0002338F"/>
    <w:rsid w:val="00023E61"/>
    <w:rsid w:val="000321C1"/>
    <w:rsid w:val="00032A3A"/>
    <w:rsid w:val="00032F78"/>
    <w:rsid w:val="00033E02"/>
    <w:rsid w:val="00037399"/>
    <w:rsid w:val="00040DAD"/>
    <w:rsid w:val="00041FF9"/>
    <w:rsid w:val="00042223"/>
    <w:rsid w:val="0004244E"/>
    <w:rsid w:val="00043368"/>
    <w:rsid w:val="00043987"/>
    <w:rsid w:val="000442FE"/>
    <w:rsid w:val="00046C65"/>
    <w:rsid w:val="00046E0A"/>
    <w:rsid w:val="00050953"/>
    <w:rsid w:val="00050E22"/>
    <w:rsid w:val="0005112C"/>
    <w:rsid w:val="00051847"/>
    <w:rsid w:val="000533E8"/>
    <w:rsid w:val="0005391A"/>
    <w:rsid w:val="00053CD5"/>
    <w:rsid w:val="00054A7B"/>
    <w:rsid w:val="00054F31"/>
    <w:rsid w:val="000559F5"/>
    <w:rsid w:val="000566DF"/>
    <w:rsid w:val="0006021F"/>
    <w:rsid w:val="0006066B"/>
    <w:rsid w:val="00060FC5"/>
    <w:rsid w:val="0006165D"/>
    <w:rsid w:val="00061DD6"/>
    <w:rsid w:val="00063240"/>
    <w:rsid w:val="00065906"/>
    <w:rsid w:val="000663D7"/>
    <w:rsid w:val="000665D7"/>
    <w:rsid w:val="00066FA3"/>
    <w:rsid w:val="0007250A"/>
    <w:rsid w:val="000730F5"/>
    <w:rsid w:val="00073306"/>
    <w:rsid w:val="00073E76"/>
    <w:rsid w:val="000740AB"/>
    <w:rsid w:val="00076A24"/>
    <w:rsid w:val="00077497"/>
    <w:rsid w:val="00081E6D"/>
    <w:rsid w:val="000824F0"/>
    <w:rsid w:val="00082EF6"/>
    <w:rsid w:val="000830A6"/>
    <w:rsid w:val="000846A3"/>
    <w:rsid w:val="00086249"/>
    <w:rsid w:val="00086DA5"/>
    <w:rsid w:val="00090B89"/>
    <w:rsid w:val="00090FF3"/>
    <w:rsid w:val="000930BF"/>
    <w:rsid w:val="00093257"/>
    <w:rsid w:val="00096DE7"/>
    <w:rsid w:val="00096E3E"/>
    <w:rsid w:val="000A04AB"/>
    <w:rsid w:val="000A11C0"/>
    <w:rsid w:val="000A13AA"/>
    <w:rsid w:val="000A1D01"/>
    <w:rsid w:val="000A2AE8"/>
    <w:rsid w:val="000A36FD"/>
    <w:rsid w:val="000A3E30"/>
    <w:rsid w:val="000A5037"/>
    <w:rsid w:val="000A51B0"/>
    <w:rsid w:val="000A5447"/>
    <w:rsid w:val="000A60AA"/>
    <w:rsid w:val="000B0349"/>
    <w:rsid w:val="000B0E3F"/>
    <w:rsid w:val="000B1BF6"/>
    <w:rsid w:val="000B3468"/>
    <w:rsid w:val="000B507B"/>
    <w:rsid w:val="000B5B8D"/>
    <w:rsid w:val="000B5CC6"/>
    <w:rsid w:val="000B5E0A"/>
    <w:rsid w:val="000B6A83"/>
    <w:rsid w:val="000B7259"/>
    <w:rsid w:val="000C0D95"/>
    <w:rsid w:val="000C24F0"/>
    <w:rsid w:val="000C40E1"/>
    <w:rsid w:val="000C6863"/>
    <w:rsid w:val="000C6BAC"/>
    <w:rsid w:val="000D064F"/>
    <w:rsid w:val="000D0E9A"/>
    <w:rsid w:val="000D0F0C"/>
    <w:rsid w:val="000D26E0"/>
    <w:rsid w:val="000D4A04"/>
    <w:rsid w:val="000D516B"/>
    <w:rsid w:val="000D5C94"/>
    <w:rsid w:val="000D6610"/>
    <w:rsid w:val="000D7D50"/>
    <w:rsid w:val="000E08BC"/>
    <w:rsid w:val="000E0B4B"/>
    <w:rsid w:val="000E11CD"/>
    <w:rsid w:val="000E26FD"/>
    <w:rsid w:val="000E4A13"/>
    <w:rsid w:val="000E6973"/>
    <w:rsid w:val="000F004C"/>
    <w:rsid w:val="000F08A0"/>
    <w:rsid w:val="000F2A86"/>
    <w:rsid w:val="000F2C17"/>
    <w:rsid w:val="000F3554"/>
    <w:rsid w:val="000F5435"/>
    <w:rsid w:val="000F7391"/>
    <w:rsid w:val="000F765F"/>
    <w:rsid w:val="00100554"/>
    <w:rsid w:val="00100E0E"/>
    <w:rsid w:val="001011C8"/>
    <w:rsid w:val="00106140"/>
    <w:rsid w:val="0010636B"/>
    <w:rsid w:val="00106898"/>
    <w:rsid w:val="00107332"/>
    <w:rsid w:val="00107354"/>
    <w:rsid w:val="00111E71"/>
    <w:rsid w:val="00112093"/>
    <w:rsid w:val="00112787"/>
    <w:rsid w:val="00115BE3"/>
    <w:rsid w:val="00116AF6"/>
    <w:rsid w:val="0011760C"/>
    <w:rsid w:val="00123777"/>
    <w:rsid w:val="00123BF8"/>
    <w:rsid w:val="00123FDC"/>
    <w:rsid w:val="00124114"/>
    <w:rsid w:val="00125BDC"/>
    <w:rsid w:val="00126598"/>
    <w:rsid w:val="0013014B"/>
    <w:rsid w:val="001311C8"/>
    <w:rsid w:val="00131BEA"/>
    <w:rsid w:val="0013204A"/>
    <w:rsid w:val="0013206E"/>
    <w:rsid w:val="001322BE"/>
    <w:rsid w:val="00134914"/>
    <w:rsid w:val="00134C98"/>
    <w:rsid w:val="00135869"/>
    <w:rsid w:val="00135A68"/>
    <w:rsid w:val="00136DCB"/>
    <w:rsid w:val="00140539"/>
    <w:rsid w:val="00140979"/>
    <w:rsid w:val="001427BC"/>
    <w:rsid w:val="00143F46"/>
    <w:rsid w:val="00143FCA"/>
    <w:rsid w:val="0014463D"/>
    <w:rsid w:val="00145E40"/>
    <w:rsid w:val="0014664D"/>
    <w:rsid w:val="00150C1D"/>
    <w:rsid w:val="001514D8"/>
    <w:rsid w:val="00151904"/>
    <w:rsid w:val="0015227E"/>
    <w:rsid w:val="001527F1"/>
    <w:rsid w:val="0015297F"/>
    <w:rsid w:val="00152FEE"/>
    <w:rsid w:val="00153625"/>
    <w:rsid w:val="00153B81"/>
    <w:rsid w:val="00153E27"/>
    <w:rsid w:val="001542EE"/>
    <w:rsid w:val="00155015"/>
    <w:rsid w:val="00155CE5"/>
    <w:rsid w:val="001561A0"/>
    <w:rsid w:val="00156306"/>
    <w:rsid w:val="001601E8"/>
    <w:rsid w:val="00160972"/>
    <w:rsid w:val="00160BD8"/>
    <w:rsid w:val="001611CA"/>
    <w:rsid w:val="00161F23"/>
    <w:rsid w:val="00161FDA"/>
    <w:rsid w:val="00165217"/>
    <w:rsid w:val="00165556"/>
    <w:rsid w:val="00165B8D"/>
    <w:rsid w:val="0016648B"/>
    <w:rsid w:val="00166D05"/>
    <w:rsid w:val="001672EB"/>
    <w:rsid w:val="00170714"/>
    <w:rsid w:val="001709D7"/>
    <w:rsid w:val="00170E28"/>
    <w:rsid w:val="00171248"/>
    <w:rsid w:val="001716BF"/>
    <w:rsid w:val="00172246"/>
    <w:rsid w:val="00173788"/>
    <w:rsid w:val="00173E07"/>
    <w:rsid w:val="00173EA6"/>
    <w:rsid w:val="00173F91"/>
    <w:rsid w:val="00174226"/>
    <w:rsid w:val="00174C89"/>
    <w:rsid w:val="00174E76"/>
    <w:rsid w:val="0017752B"/>
    <w:rsid w:val="00177892"/>
    <w:rsid w:val="0017799F"/>
    <w:rsid w:val="00181A22"/>
    <w:rsid w:val="00181B17"/>
    <w:rsid w:val="00182E0B"/>
    <w:rsid w:val="001836C1"/>
    <w:rsid w:val="00184313"/>
    <w:rsid w:val="00184B20"/>
    <w:rsid w:val="00185B12"/>
    <w:rsid w:val="001908B1"/>
    <w:rsid w:val="00190BC0"/>
    <w:rsid w:val="00191AD0"/>
    <w:rsid w:val="00191F11"/>
    <w:rsid w:val="00192266"/>
    <w:rsid w:val="001930CB"/>
    <w:rsid w:val="001930CC"/>
    <w:rsid w:val="0019528B"/>
    <w:rsid w:val="001957A1"/>
    <w:rsid w:val="001957BA"/>
    <w:rsid w:val="00196461"/>
    <w:rsid w:val="001964A4"/>
    <w:rsid w:val="001978E5"/>
    <w:rsid w:val="001A06A6"/>
    <w:rsid w:val="001A0DA3"/>
    <w:rsid w:val="001A2BC9"/>
    <w:rsid w:val="001A4025"/>
    <w:rsid w:val="001A5D33"/>
    <w:rsid w:val="001A70FF"/>
    <w:rsid w:val="001A7D80"/>
    <w:rsid w:val="001B045A"/>
    <w:rsid w:val="001B065D"/>
    <w:rsid w:val="001B1E64"/>
    <w:rsid w:val="001B32E4"/>
    <w:rsid w:val="001B46FE"/>
    <w:rsid w:val="001B4770"/>
    <w:rsid w:val="001B5C46"/>
    <w:rsid w:val="001C0358"/>
    <w:rsid w:val="001C08D7"/>
    <w:rsid w:val="001C214A"/>
    <w:rsid w:val="001C331D"/>
    <w:rsid w:val="001C41D8"/>
    <w:rsid w:val="001C4DA4"/>
    <w:rsid w:val="001C6FB0"/>
    <w:rsid w:val="001D0336"/>
    <w:rsid w:val="001D398F"/>
    <w:rsid w:val="001D4398"/>
    <w:rsid w:val="001D4701"/>
    <w:rsid w:val="001D4D7C"/>
    <w:rsid w:val="001D5860"/>
    <w:rsid w:val="001D716A"/>
    <w:rsid w:val="001D7E64"/>
    <w:rsid w:val="001D7ECD"/>
    <w:rsid w:val="001E32CC"/>
    <w:rsid w:val="001E33A3"/>
    <w:rsid w:val="001E4BE3"/>
    <w:rsid w:val="001F1197"/>
    <w:rsid w:val="001F1A06"/>
    <w:rsid w:val="001F1D55"/>
    <w:rsid w:val="001F42B6"/>
    <w:rsid w:val="001F454F"/>
    <w:rsid w:val="001F653D"/>
    <w:rsid w:val="00201854"/>
    <w:rsid w:val="0020205E"/>
    <w:rsid w:val="0020269E"/>
    <w:rsid w:val="002056D9"/>
    <w:rsid w:val="0020699B"/>
    <w:rsid w:val="00207201"/>
    <w:rsid w:val="00207782"/>
    <w:rsid w:val="00210421"/>
    <w:rsid w:val="0021066D"/>
    <w:rsid w:val="00210AD3"/>
    <w:rsid w:val="002125A5"/>
    <w:rsid w:val="00212F42"/>
    <w:rsid w:val="00214517"/>
    <w:rsid w:val="00214955"/>
    <w:rsid w:val="00215742"/>
    <w:rsid w:val="00215815"/>
    <w:rsid w:val="002160EF"/>
    <w:rsid w:val="00216F18"/>
    <w:rsid w:val="0022001D"/>
    <w:rsid w:val="00220309"/>
    <w:rsid w:val="00221804"/>
    <w:rsid w:val="00222820"/>
    <w:rsid w:val="00223812"/>
    <w:rsid w:val="0022599E"/>
    <w:rsid w:val="002259E5"/>
    <w:rsid w:val="00225B54"/>
    <w:rsid w:val="00225E2F"/>
    <w:rsid w:val="00230233"/>
    <w:rsid w:val="00230533"/>
    <w:rsid w:val="00231434"/>
    <w:rsid w:val="00231C5B"/>
    <w:rsid w:val="002325A9"/>
    <w:rsid w:val="002341FA"/>
    <w:rsid w:val="00234C2B"/>
    <w:rsid w:val="002353D8"/>
    <w:rsid w:val="002359E3"/>
    <w:rsid w:val="00235A8E"/>
    <w:rsid w:val="002363CA"/>
    <w:rsid w:val="00237469"/>
    <w:rsid w:val="00237482"/>
    <w:rsid w:val="00241B43"/>
    <w:rsid w:val="00241DD1"/>
    <w:rsid w:val="00242944"/>
    <w:rsid w:val="002436C7"/>
    <w:rsid w:val="002436CD"/>
    <w:rsid w:val="00244330"/>
    <w:rsid w:val="0024446E"/>
    <w:rsid w:val="00244630"/>
    <w:rsid w:val="00244D3C"/>
    <w:rsid w:val="00245BAB"/>
    <w:rsid w:val="0024770F"/>
    <w:rsid w:val="00247D54"/>
    <w:rsid w:val="00250E5A"/>
    <w:rsid w:val="002515A3"/>
    <w:rsid w:val="00253473"/>
    <w:rsid w:val="002535EA"/>
    <w:rsid w:val="00255B9B"/>
    <w:rsid w:val="0026060E"/>
    <w:rsid w:val="00261C39"/>
    <w:rsid w:val="00264841"/>
    <w:rsid w:val="00264B0E"/>
    <w:rsid w:val="002655DD"/>
    <w:rsid w:val="00267017"/>
    <w:rsid w:val="002671BD"/>
    <w:rsid w:val="002675F4"/>
    <w:rsid w:val="00271A83"/>
    <w:rsid w:val="002720AC"/>
    <w:rsid w:val="00272B7D"/>
    <w:rsid w:val="00275A2A"/>
    <w:rsid w:val="00275D2E"/>
    <w:rsid w:val="00280F08"/>
    <w:rsid w:val="0028284E"/>
    <w:rsid w:val="00282D6C"/>
    <w:rsid w:val="00284632"/>
    <w:rsid w:val="0028479F"/>
    <w:rsid w:val="002878E9"/>
    <w:rsid w:val="00290F25"/>
    <w:rsid w:val="00291BAF"/>
    <w:rsid w:val="0029208F"/>
    <w:rsid w:val="00293FAF"/>
    <w:rsid w:val="00294B36"/>
    <w:rsid w:val="00297065"/>
    <w:rsid w:val="002A5D63"/>
    <w:rsid w:val="002A6558"/>
    <w:rsid w:val="002A75C2"/>
    <w:rsid w:val="002B05AA"/>
    <w:rsid w:val="002B1E60"/>
    <w:rsid w:val="002B3B8A"/>
    <w:rsid w:val="002B3D87"/>
    <w:rsid w:val="002B5768"/>
    <w:rsid w:val="002C0D39"/>
    <w:rsid w:val="002C100D"/>
    <w:rsid w:val="002C1016"/>
    <w:rsid w:val="002C200E"/>
    <w:rsid w:val="002C240D"/>
    <w:rsid w:val="002C3F50"/>
    <w:rsid w:val="002C55F8"/>
    <w:rsid w:val="002D0789"/>
    <w:rsid w:val="002D0C9E"/>
    <w:rsid w:val="002D16B0"/>
    <w:rsid w:val="002D2054"/>
    <w:rsid w:val="002D3454"/>
    <w:rsid w:val="002D46E1"/>
    <w:rsid w:val="002D4FCA"/>
    <w:rsid w:val="002D53CA"/>
    <w:rsid w:val="002D5CE0"/>
    <w:rsid w:val="002D5F8A"/>
    <w:rsid w:val="002D69C4"/>
    <w:rsid w:val="002D7208"/>
    <w:rsid w:val="002D7977"/>
    <w:rsid w:val="002E2E22"/>
    <w:rsid w:val="002E3B7D"/>
    <w:rsid w:val="002E4963"/>
    <w:rsid w:val="002E4D43"/>
    <w:rsid w:val="002E5B21"/>
    <w:rsid w:val="002E61B8"/>
    <w:rsid w:val="002F0348"/>
    <w:rsid w:val="002F1AEA"/>
    <w:rsid w:val="002F229C"/>
    <w:rsid w:val="002F2333"/>
    <w:rsid w:val="002F2D9A"/>
    <w:rsid w:val="002F3579"/>
    <w:rsid w:val="002F3D06"/>
    <w:rsid w:val="002F45B4"/>
    <w:rsid w:val="002F65E8"/>
    <w:rsid w:val="00300D7F"/>
    <w:rsid w:val="00303C76"/>
    <w:rsid w:val="00303DA8"/>
    <w:rsid w:val="0030423E"/>
    <w:rsid w:val="00304438"/>
    <w:rsid w:val="00310D14"/>
    <w:rsid w:val="0031273B"/>
    <w:rsid w:val="00313125"/>
    <w:rsid w:val="00314119"/>
    <w:rsid w:val="00315265"/>
    <w:rsid w:val="003175C7"/>
    <w:rsid w:val="00317660"/>
    <w:rsid w:val="00321F45"/>
    <w:rsid w:val="00322F11"/>
    <w:rsid w:val="003238CB"/>
    <w:rsid w:val="00323C68"/>
    <w:rsid w:val="0032455B"/>
    <w:rsid w:val="003256AE"/>
    <w:rsid w:val="003260E8"/>
    <w:rsid w:val="003330D3"/>
    <w:rsid w:val="00334E64"/>
    <w:rsid w:val="0033660D"/>
    <w:rsid w:val="00340DED"/>
    <w:rsid w:val="00341ECA"/>
    <w:rsid w:val="00342221"/>
    <w:rsid w:val="00342632"/>
    <w:rsid w:val="0034281F"/>
    <w:rsid w:val="00342DBE"/>
    <w:rsid w:val="00343FED"/>
    <w:rsid w:val="00345237"/>
    <w:rsid w:val="00346A7C"/>
    <w:rsid w:val="00347FB4"/>
    <w:rsid w:val="0035068C"/>
    <w:rsid w:val="00353998"/>
    <w:rsid w:val="00354090"/>
    <w:rsid w:val="0035434F"/>
    <w:rsid w:val="003555B4"/>
    <w:rsid w:val="00356071"/>
    <w:rsid w:val="0035632E"/>
    <w:rsid w:val="003564C4"/>
    <w:rsid w:val="00360AAC"/>
    <w:rsid w:val="00360E85"/>
    <w:rsid w:val="00360ECE"/>
    <w:rsid w:val="0036130F"/>
    <w:rsid w:val="00361E30"/>
    <w:rsid w:val="003620C4"/>
    <w:rsid w:val="00362807"/>
    <w:rsid w:val="003635CE"/>
    <w:rsid w:val="00363B6F"/>
    <w:rsid w:val="00363FD7"/>
    <w:rsid w:val="003708B0"/>
    <w:rsid w:val="003721C6"/>
    <w:rsid w:val="003728A1"/>
    <w:rsid w:val="00372C7C"/>
    <w:rsid w:val="00373108"/>
    <w:rsid w:val="00374565"/>
    <w:rsid w:val="0037509C"/>
    <w:rsid w:val="003755AC"/>
    <w:rsid w:val="00375675"/>
    <w:rsid w:val="00380038"/>
    <w:rsid w:val="003810C8"/>
    <w:rsid w:val="003820DA"/>
    <w:rsid w:val="00384B7E"/>
    <w:rsid w:val="00385EF8"/>
    <w:rsid w:val="00385F78"/>
    <w:rsid w:val="00386252"/>
    <w:rsid w:val="00392F36"/>
    <w:rsid w:val="0039348D"/>
    <w:rsid w:val="003936B3"/>
    <w:rsid w:val="00393AD0"/>
    <w:rsid w:val="00394D48"/>
    <w:rsid w:val="00396C4E"/>
    <w:rsid w:val="003A0325"/>
    <w:rsid w:val="003A045B"/>
    <w:rsid w:val="003A139A"/>
    <w:rsid w:val="003A2683"/>
    <w:rsid w:val="003A4829"/>
    <w:rsid w:val="003A51C9"/>
    <w:rsid w:val="003A5208"/>
    <w:rsid w:val="003B1983"/>
    <w:rsid w:val="003B3950"/>
    <w:rsid w:val="003B420A"/>
    <w:rsid w:val="003B43BA"/>
    <w:rsid w:val="003B5CAC"/>
    <w:rsid w:val="003B5FD1"/>
    <w:rsid w:val="003B68F9"/>
    <w:rsid w:val="003B73ED"/>
    <w:rsid w:val="003C0DAE"/>
    <w:rsid w:val="003C1F92"/>
    <w:rsid w:val="003C33D3"/>
    <w:rsid w:val="003C38E5"/>
    <w:rsid w:val="003C7BC8"/>
    <w:rsid w:val="003C7C17"/>
    <w:rsid w:val="003D063B"/>
    <w:rsid w:val="003D187A"/>
    <w:rsid w:val="003D2CB1"/>
    <w:rsid w:val="003D3C47"/>
    <w:rsid w:val="003D3F1E"/>
    <w:rsid w:val="003D4A4B"/>
    <w:rsid w:val="003D5502"/>
    <w:rsid w:val="003D67FA"/>
    <w:rsid w:val="003E0090"/>
    <w:rsid w:val="003E1295"/>
    <w:rsid w:val="003E2027"/>
    <w:rsid w:val="003E2188"/>
    <w:rsid w:val="003E26FF"/>
    <w:rsid w:val="003E3A98"/>
    <w:rsid w:val="003E3F0D"/>
    <w:rsid w:val="003E3F60"/>
    <w:rsid w:val="003E412A"/>
    <w:rsid w:val="003E47EE"/>
    <w:rsid w:val="003E4DCD"/>
    <w:rsid w:val="003E51CC"/>
    <w:rsid w:val="003E59E2"/>
    <w:rsid w:val="003F0D59"/>
    <w:rsid w:val="003F13F9"/>
    <w:rsid w:val="003F1BE8"/>
    <w:rsid w:val="003F35B3"/>
    <w:rsid w:val="003F3B99"/>
    <w:rsid w:val="003F3D19"/>
    <w:rsid w:val="003F7994"/>
    <w:rsid w:val="00400924"/>
    <w:rsid w:val="0040098D"/>
    <w:rsid w:val="00401696"/>
    <w:rsid w:val="004019E1"/>
    <w:rsid w:val="00402231"/>
    <w:rsid w:val="00402781"/>
    <w:rsid w:val="00402889"/>
    <w:rsid w:val="00403578"/>
    <w:rsid w:val="004052DC"/>
    <w:rsid w:val="00405F25"/>
    <w:rsid w:val="00406773"/>
    <w:rsid w:val="00407487"/>
    <w:rsid w:val="0041066A"/>
    <w:rsid w:val="00413310"/>
    <w:rsid w:val="00413477"/>
    <w:rsid w:val="00417885"/>
    <w:rsid w:val="00420A8D"/>
    <w:rsid w:val="00420BB9"/>
    <w:rsid w:val="00421918"/>
    <w:rsid w:val="0042325F"/>
    <w:rsid w:val="00424577"/>
    <w:rsid w:val="0042489C"/>
    <w:rsid w:val="004260D8"/>
    <w:rsid w:val="004303D3"/>
    <w:rsid w:val="00430768"/>
    <w:rsid w:val="004325CC"/>
    <w:rsid w:val="00432624"/>
    <w:rsid w:val="00436FC7"/>
    <w:rsid w:val="004377CD"/>
    <w:rsid w:val="00437A08"/>
    <w:rsid w:val="00440C67"/>
    <w:rsid w:val="0044207E"/>
    <w:rsid w:val="00443364"/>
    <w:rsid w:val="00444033"/>
    <w:rsid w:val="00446220"/>
    <w:rsid w:val="0044792A"/>
    <w:rsid w:val="00450214"/>
    <w:rsid w:val="00451DE7"/>
    <w:rsid w:val="00451F1B"/>
    <w:rsid w:val="00452C56"/>
    <w:rsid w:val="0045422D"/>
    <w:rsid w:val="004574A2"/>
    <w:rsid w:val="00461086"/>
    <w:rsid w:val="00461216"/>
    <w:rsid w:val="00461889"/>
    <w:rsid w:val="00462392"/>
    <w:rsid w:val="00462834"/>
    <w:rsid w:val="00462C96"/>
    <w:rsid w:val="00464345"/>
    <w:rsid w:val="00465CB7"/>
    <w:rsid w:val="00465E99"/>
    <w:rsid w:val="0046673C"/>
    <w:rsid w:val="00467ABE"/>
    <w:rsid w:val="00467F5E"/>
    <w:rsid w:val="0047052E"/>
    <w:rsid w:val="004714E7"/>
    <w:rsid w:val="00472830"/>
    <w:rsid w:val="004736C9"/>
    <w:rsid w:val="004738B6"/>
    <w:rsid w:val="00473A1F"/>
    <w:rsid w:val="00473C93"/>
    <w:rsid w:val="00474F69"/>
    <w:rsid w:val="00476564"/>
    <w:rsid w:val="004776FB"/>
    <w:rsid w:val="00477D62"/>
    <w:rsid w:val="00477DDF"/>
    <w:rsid w:val="004814AE"/>
    <w:rsid w:val="004834E9"/>
    <w:rsid w:val="004837BF"/>
    <w:rsid w:val="00483B18"/>
    <w:rsid w:val="00485CD2"/>
    <w:rsid w:val="0048746D"/>
    <w:rsid w:val="00491054"/>
    <w:rsid w:val="00492F1F"/>
    <w:rsid w:val="0049303F"/>
    <w:rsid w:val="00495044"/>
    <w:rsid w:val="00495B27"/>
    <w:rsid w:val="00496DBB"/>
    <w:rsid w:val="004A2160"/>
    <w:rsid w:val="004A31E8"/>
    <w:rsid w:val="004A3B13"/>
    <w:rsid w:val="004A408F"/>
    <w:rsid w:val="004A4C38"/>
    <w:rsid w:val="004A52F2"/>
    <w:rsid w:val="004A581A"/>
    <w:rsid w:val="004A797A"/>
    <w:rsid w:val="004A7C27"/>
    <w:rsid w:val="004B1802"/>
    <w:rsid w:val="004B20EE"/>
    <w:rsid w:val="004B2B79"/>
    <w:rsid w:val="004B52E0"/>
    <w:rsid w:val="004B6A43"/>
    <w:rsid w:val="004B6B21"/>
    <w:rsid w:val="004C09B7"/>
    <w:rsid w:val="004C0A48"/>
    <w:rsid w:val="004C1FAB"/>
    <w:rsid w:val="004C2065"/>
    <w:rsid w:val="004C2FCA"/>
    <w:rsid w:val="004C417E"/>
    <w:rsid w:val="004C6C09"/>
    <w:rsid w:val="004C7F23"/>
    <w:rsid w:val="004D0201"/>
    <w:rsid w:val="004D0637"/>
    <w:rsid w:val="004D2CBC"/>
    <w:rsid w:val="004D33DA"/>
    <w:rsid w:val="004D36CD"/>
    <w:rsid w:val="004D4581"/>
    <w:rsid w:val="004D4A98"/>
    <w:rsid w:val="004D6E61"/>
    <w:rsid w:val="004D71F1"/>
    <w:rsid w:val="004D7952"/>
    <w:rsid w:val="004E0E57"/>
    <w:rsid w:val="004E16B2"/>
    <w:rsid w:val="004E1947"/>
    <w:rsid w:val="004E1F75"/>
    <w:rsid w:val="004E2DAF"/>
    <w:rsid w:val="004E4D80"/>
    <w:rsid w:val="004F2DA3"/>
    <w:rsid w:val="004F2FBF"/>
    <w:rsid w:val="004F3CB0"/>
    <w:rsid w:val="004F4FAB"/>
    <w:rsid w:val="004F5DB6"/>
    <w:rsid w:val="004F7A6D"/>
    <w:rsid w:val="00500311"/>
    <w:rsid w:val="0050044D"/>
    <w:rsid w:val="00502199"/>
    <w:rsid w:val="00504880"/>
    <w:rsid w:val="0050561D"/>
    <w:rsid w:val="00505BB8"/>
    <w:rsid w:val="00505D71"/>
    <w:rsid w:val="00506E2E"/>
    <w:rsid w:val="00507508"/>
    <w:rsid w:val="00507D02"/>
    <w:rsid w:val="00510B90"/>
    <w:rsid w:val="0051234C"/>
    <w:rsid w:val="00513CA9"/>
    <w:rsid w:val="00513DE2"/>
    <w:rsid w:val="00514102"/>
    <w:rsid w:val="0051415A"/>
    <w:rsid w:val="00515258"/>
    <w:rsid w:val="0051526A"/>
    <w:rsid w:val="00515B61"/>
    <w:rsid w:val="00515EFA"/>
    <w:rsid w:val="00516477"/>
    <w:rsid w:val="005201B6"/>
    <w:rsid w:val="00520CF7"/>
    <w:rsid w:val="00520EC9"/>
    <w:rsid w:val="005236C6"/>
    <w:rsid w:val="00523961"/>
    <w:rsid w:val="00524770"/>
    <w:rsid w:val="00525395"/>
    <w:rsid w:val="0052552D"/>
    <w:rsid w:val="005270CF"/>
    <w:rsid w:val="00527B90"/>
    <w:rsid w:val="0053052B"/>
    <w:rsid w:val="00530D57"/>
    <w:rsid w:val="00531ACE"/>
    <w:rsid w:val="00533040"/>
    <w:rsid w:val="00533628"/>
    <w:rsid w:val="00534580"/>
    <w:rsid w:val="00534E03"/>
    <w:rsid w:val="00536066"/>
    <w:rsid w:val="00536E8C"/>
    <w:rsid w:val="00537A86"/>
    <w:rsid w:val="00540B65"/>
    <w:rsid w:val="00542DEE"/>
    <w:rsid w:val="00542E6B"/>
    <w:rsid w:val="00543C7C"/>
    <w:rsid w:val="00544335"/>
    <w:rsid w:val="0054459F"/>
    <w:rsid w:val="0054483A"/>
    <w:rsid w:val="00545182"/>
    <w:rsid w:val="005456B6"/>
    <w:rsid w:val="00546064"/>
    <w:rsid w:val="00546A8D"/>
    <w:rsid w:val="0054792F"/>
    <w:rsid w:val="005509F6"/>
    <w:rsid w:val="00551CFF"/>
    <w:rsid w:val="00551E83"/>
    <w:rsid w:val="00554393"/>
    <w:rsid w:val="0055559D"/>
    <w:rsid w:val="00555827"/>
    <w:rsid w:val="005559F0"/>
    <w:rsid w:val="00555EEC"/>
    <w:rsid w:val="00556E83"/>
    <w:rsid w:val="00561109"/>
    <w:rsid w:val="00561D82"/>
    <w:rsid w:val="00563217"/>
    <w:rsid w:val="00564570"/>
    <w:rsid w:val="0056460F"/>
    <w:rsid w:val="0056489F"/>
    <w:rsid w:val="00564D3D"/>
    <w:rsid w:val="0056524C"/>
    <w:rsid w:val="00565E34"/>
    <w:rsid w:val="00566224"/>
    <w:rsid w:val="0056761E"/>
    <w:rsid w:val="00571D3B"/>
    <w:rsid w:val="00572C1C"/>
    <w:rsid w:val="00573595"/>
    <w:rsid w:val="00574D88"/>
    <w:rsid w:val="0057591E"/>
    <w:rsid w:val="00576143"/>
    <w:rsid w:val="005763FE"/>
    <w:rsid w:val="00576F1D"/>
    <w:rsid w:val="0057758C"/>
    <w:rsid w:val="00577825"/>
    <w:rsid w:val="00577994"/>
    <w:rsid w:val="00577C4F"/>
    <w:rsid w:val="005806AB"/>
    <w:rsid w:val="005814FE"/>
    <w:rsid w:val="005820C1"/>
    <w:rsid w:val="00582BB5"/>
    <w:rsid w:val="00582CDD"/>
    <w:rsid w:val="00582CF6"/>
    <w:rsid w:val="00583E3C"/>
    <w:rsid w:val="00583F5A"/>
    <w:rsid w:val="00583FC4"/>
    <w:rsid w:val="0058488E"/>
    <w:rsid w:val="00585FF1"/>
    <w:rsid w:val="005869CC"/>
    <w:rsid w:val="00591FE7"/>
    <w:rsid w:val="0059656B"/>
    <w:rsid w:val="00596837"/>
    <w:rsid w:val="005976FE"/>
    <w:rsid w:val="005A0581"/>
    <w:rsid w:val="005A0DD9"/>
    <w:rsid w:val="005A2FAF"/>
    <w:rsid w:val="005A369B"/>
    <w:rsid w:val="005A4AF0"/>
    <w:rsid w:val="005A558E"/>
    <w:rsid w:val="005A5CC8"/>
    <w:rsid w:val="005B024B"/>
    <w:rsid w:val="005B210C"/>
    <w:rsid w:val="005B2182"/>
    <w:rsid w:val="005B24AA"/>
    <w:rsid w:val="005B395A"/>
    <w:rsid w:val="005B4FBE"/>
    <w:rsid w:val="005B50CD"/>
    <w:rsid w:val="005B5D3B"/>
    <w:rsid w:val="005C0494"/>
    <w:rsid w:val="005C1E3D"/>
    <w:rsid w:val="005C241D"/>
    <w:rsid w:val="005C27DB"/>
    <w:rsid w:val="005C44E6"/>
    <w:rsid w:val="005C46D6"/>
    <w:rsid w:val="005C4943"/>
    <w:rsid w:val="005C52DD"/>
    <w:rsid w:val="005C6AD9"/>
    <w:rsid w:val="005C766F"/>
    <w:rsid w:val="005D1EE2"/>
    <w:rsid w:val="005D2426"/>
    <w:rsid w:val="005D3671"/>
    <w:rsid w:val="005D3CCA"/>
    <w:rsid w:val="005D4C37"/>
    <w:rsid w:val="005D5AEC"/>
    <w:rsid w:val="005E0F5E"/>
    <w:rsid w:val="005E2C07"/>
    <w:rsid w:val="005E3894"/>
    <w:rsid w:val="005E5001"/>
    <w:rsid w:val="005E5793"/>
    <w:rsid w:val="005E69C4"/>
    <w:rsid w:val="005E7811"/>
    <w:rsid w:val="005F04EC"/>
    <w:rsid w:val="005F071F"/>
    <w:rsid w:val="005F083F"/>
    <w:rsid w:val="005F1936"/>
    <w:rsid w:val="005F1CE2"/>
    <w:rsid w:val="005F331F"/>
    <w:rsid w:val="005F3C9A"/>
    <w:rsid w:val="005F45A7"/>
    <w:rsid w:val="005F4B02"/>
    <w:rsid w:val="005F4F57"/>
    <w:rsid w:val="005F7A1B"/>
    <w:rsid w:val="00600955"/>
    <w:rsid w:val="00602373"/>
    <w:rsid w:val="00602C2F"/>
    <w:rsid w:val="0060324E"/>
    <w:rsid w:val="00603A1E"/>
    <w:rsid w:val="00603A63"/>
    <w:rsid w:val="0060454A"/>
    <w:rsid w:val="0060509E"/>
    <w:rsid w:val="00611904"/>
    <w:rsid w:val="00613E31"/>
    <w:rsid w:val="00614284"/>
    <w:rsid w:val="00614294"/>
    <w:rsid w:val="006148B3"/>
    <w:rsid w:val="006149AB"/>
    <w:rsid w:val="00617439"/>
    <w:rsid w:val="00621850"/>
    <w:rsid w:val="00621B6A"/>
    <w:rsid w:val="00622B8E"/>
    <w:rsid w:val="00622DBE"/>
    <w:rsid w:val="0062553D"/>
    <w:rsid w:val="006264DE"/>
    <w:rsid w:val="00627F6E"/>
    <w:rsid w:val="00631948"/>
    <w:rsid w:val="00631C15"/>
    <w:rsid w:val="00632981"/>
    <w:rsid w:val="00636507"/>
    <w:rsid w:val="0063671D"/>
    <w:rsid w:val="0064004D"/>
    <w:rsid w:val="006406F8"/>
    <w:rsid w:val="00641A54"/>
    <w:rsid w:val="00643067"/>
    <w:rsid w:val="00644FA6"/>
    <w:rsid w:val="00647040"/>
    <w:rsid w:val="00650634"/>
    <w:rsid w:val="00651277"/>
    <w:rsid w:val="0065272E"/>
    <w:rsid w:val="00654179"/>
    <w:rsid w:val="00654222"/>
    <w:rsid w:val="00654C6B"/>
    <w:rsid w:val="00654DBF"/>
    <w:rsid w:val="00656882"/>
    <w:rsid w:val="00657BD9"/>
    <w:rsid w:val="006616CF"/>
    <w:rsid w:val="00662680"/>
    <w:rsid w:val="00662C9E"/>
    <w:rsid w:val="00664377"/>
    <w:rsid w:val="0066736A"/>
    <w:rsid w:val="006712DD"/>
    <w:rsid w:val="00672544"/>
    <w:rsid w:val="006735D5"/>
    <w:rsid w:val="00673DFC"/>
    <w:rsid w:val="00677603"/>
    <w:rsid w:val="006776F9"/>
    <w:rsid w:val="0067782A"/>
    <w:rsid w:val="00680A20"/>
    <w:rsid w:val="00680A6F"/>
    <w:rsid w:val="00681EB3"/>
    <w:rsid w:val="0068242F"/>
    <w:rsid w:val="006854AF"/>
    <w:rsid w:val="0068582D"/>
    <w:rsid w:val="00685876"/>
    <w:rsid w:val="00685AB8"/>
    <w:rsid w:val="00687AE3"/>
    <w:rsid w:val="00691283"/>
    <w:rsid w:val="00691624"/>
    <w:rsid w:val="00692D0A"/>
    <w:rsid w:val="00693F9D"/>
    <w:rsid w:val="0069531B"/>
    <w:rsid w:val="00695B22"/>
    <w:rsid w:val="00697A9C"/>
    <w:rsid w:val="006A05FA"/>
    <w:rsid w:val="006A0DAE"/>
    <w:rsid w:val="006A23EF"/>
    <w:rsid w:val="006A442E"/>
    <w:rsid w:val="006A5206"/>
    <w:rsid w:val="006A5211"/>
    <w:rsid w:val="006A55B8"/>
    <w:rsid w:val="006A6A92"/>
    <w:rsid w:val="006B01BE"/>
    <w:rsid w:val="006B1583"/>
    <w:rsid w:val="006B1FD8"/>
    <w:rsid w:val="006B28F9"/>
    <w:rsid w:val="006B2B2E"/>
    <w:rsid w:val="006B3639"/>
    <w:rsid w:val="006B47DF"/>
    <w:rsid w:val="006B68E6"/>
    <w:rsid w:val="006B7375"/>
    <w:rsid w:val="006B738A"/>
    <w:rsid w:val="006B7460"/>
    <w:rsid w:val="006C0395"/>
    <w:rsid w:val="006C1619"/>
    <w:rsid w:val="006C462C"/>
    <w:rsid w:val="006C53D9"/>
    <w:rsid w:val="006C5E95"/>
    <w:rsid w:val="006C742E"/>
    <w:rsid w:val="006D068F"/>
    <w:rsid w:val="006D11CA"/>
    <w:rsid w:val="006D2617"/>
    <w:rsid w:val="006D2D05"/>
    <w:rsid w:val="006D372E"/>
    <w:rsid w:val="006D4157"/>
    <w:rsid w:val="006D4735"/>
    <w:rsid w:val="006D62F3"/>
    <w:rsid w:val="006D7023"/>
    <w:rsid w:val="006E0622"/>
    <w:rsid w:val="006E0B15"/>
    <w:rsid w:val="006E0D20"/>
    <w:rsid w:val="006E1C2D"/>
    <w:rsid w:val="006E31D0"/>
    <w:rsid w:val="006E321E"/>
    <w:rsid w:val="006E41E6"/>
    <w:rsid w:val="006E5DE9"/>
    <w:rsid w:val="006E60E7"/>
    <w:rsid w:val="006E73D1"/>
    <w:rsid w:val="006E7FE4"/>
    <w:rsid w:val="006F08C1"/>
    <w:rsid w:val="006F0C0E"/>
    <w:rsid w:val="006F0CAB"/>
    <w:rsid w:val="006F1CDA"/>
    <w:rsid w:val="006F2441"/>
    <w:rsid w:val="006F2E1F"/>
    <w:rsid w:val="006F3CA0"/>
    <w:rsid w:val="006F4D33"/>
    <w:rsid w:val="006F6B2B"/>
    <w:rsid w:val="00702A70"/>
    <w:rsid w:val="00706640"/>
    <w:rsid w:val="00710C90"/>
    <w:rsid w:val="00712514"/>
    <w:rsid w:val="00712625"/>
    <w:rsid w:val="0071403A"/>
    <w:rsid w:val="00714F92"/>
    <w:rsid w:val="00716202"/>
    <w:rsid w:val="00717665"/>
    <w:rsid w:val="0071783B"/>
    <w:rsid w:val="0072062D"/>
    <w:rsid w:val="00720851"/>
    <w:rsid w:val="00720A4D"/>
    <w:rsid w:val="00721243"/>
    <w:rsid w:val="0072255E"/>
    <w:rsid w:val="007233AD"/>
    <w:rsid w:val="007241B3"/>
    <w:rsid w:val="00725A63"/>
    <w:rsid w:val="00726352"/>
    <w:rsid w:val="00726B64"/>
    <w:rsid w:val="007276B0"/>
    <w:rsid w:val="007305B8"/>
    <w:rsid w:val="0073092C"/>
    <w:rsid w:val="007309CB"/>
    <w:rsid w:val="00730AB9"/>
    <w:rsid w:val="00730DDE"/>
    <w:rsid w:val="00732E45"/>
    <w:rsid w:val="00732F26"/>
    <w:rsid w:val="0073504E"/>
    <w:rsid w:val="00735359"/>
    <w:rsid w:val="007362FB"/>
    <w:rsid w:val="007366DC"/>
    <w:rsid w:val="00736B47"/>
    <w:rsid w:val="00736BAE"/>
    <w:rsid w:val="0073732A"/>
    <w:rsid w:val="0074059C"/>
    <w:rsid w:val="00741909"/>
    <w:rsid w:val="00741B3F"/>
    <w:rsid w:val="00743938"/>
    <w:rsid w:val="00743F1F"/>
    <w:rsid w:val="00744704"/>
    <w:rsid w:val="007464B3"/>
    <w:rsid w:val="00746CCF"/>
    <w:rsid w:val="007502D8"/>
    <w:rsid w:val="00750914"/>
    <w:rsid w:val="00750A02"/>
    <w:rsid w:val="0075290F"/>
    <w:rsid w:val="00753065"/>
    <w:rsid w:val="007534F0"/>
    <w:rsid w:val="0075359A"/>
    <w:rsid w:val="007555F8"/>
    <w:rsid w:val="00755816"/>
    <w:rsid w:val="00755CC8"/>
    <w:rsid w:val="007573B7"/>
    <w:rsid w:val="00760E6B"/>
    <w:rsid w:val="00763095"/>
    <w:rsid w:val="007653BA"/>
    <w:rsid w:val="00770027"/>
    <w:rsid w:val="00770A3C"/>
    <w:rsid w:val="00773ABD"/>
    <w:rsid w:val="00774E55"/>
    <w:rsid w:val="00775433"/>
    <w:rsid w:val="00776B1E"/>
    <w:rsid w:val="0077725D"/>
    <w:rsid w:val="007774CE"/>
    <w:rsid w:val="00777948"/>
    <w:rsid w:val="00780947"/>
    <w:rsid w:val="007833BB"/>
    <w:rsid w:val="0078543D"/>
    <w:rsid w:val="00786030"/>
    <w:rsid w:val="00790620"/>
    <w:rsid w:val="00791458"/>
    <w:rsid w:val="0079483C"/>
    <w:rsid w:val="0079514F"/>
    <w:rsid w:val="00795958"/>
    <w:rsid w:val="007A0026"/>
    <w:rsid w:val="007A0538"/>
    <w:rsid w:val="007A08FE"/>
    <w:rsid w:val="007A1722"/>
    <w:rsid w:val="007A1E51"/>
    <w:rsid w:val="007A2A4D"/>
    <w:rsid w:val="007A35C5"/>
    <w:rsid w:val="007A3925"/>
    <w:rsid w:val="007A4687"/>
    <w:rsid w:val="007A5FDE"/>
    <w:rsid w:val="007A6B2F"/>
    <w:rsid w:val="007B035F"/>
    <w:rsid w:val="007B3965"/>
    <w:rsid w:val="007B46C2"/>
    <w:rsid w:val="007C09ED"/>
    <w:rsid w:val="007C125D"/>
    <w:rsid w:val="007C1B92"/>
    <w:rsid w:val="007C5052"/>
    <w:rsid w:val="007C5293"/>
    <w:rsid w:val="007C5364"/>
    <w:rsid w:val="007C688E"/>
    <w:rsid w:val="007C7EB1"/>
    <w:rsid w:val="007C7FEB"/>
    <w:rsid w:val="007D1E21"/>
    <w:rsid w:val="007D1EC4"/>
    <w:rsid w:val="007D300B"/>
    <w:rsid w:val="007D3456"/>
    <w:rsid w:val="007D405C"/>
    <w:rsid w:val="007D5206"/>
    <w:rsid w:val="007D56BE"/>
    <w:rsid w:val="007D5C68"/>
    <w:rsid w:val="007D5F3D"/>
    <w:rsid w:val="007D63A2"/>
    <w:rsid w:val="007D6D6A"/>
    <w:rsid w:val="007D7CE4"/>
    <w:rsid w:val="007E02DD"/>
    <w:rsid w:val="007E0709"/>
    <w:rsid w:val="007E1CBA"/>
    <w:rsid w:val="007E1D18"/>
    <w:rsid w:val="007E2304"/>
    <w:rsid w:val="007E2CBE"/>
    <w:rsid w:val="007E336F"/>
    <w:rsid w:val="007E4B19"/>
    <w:rsid w:val="007E61B8"/>
    <w:rsid w:val="007E6952"/>
    <w:rsid w:val="007E740A"/>
    <w:rsid w:val="007E7630"/>
    <w:rsid w:val="007F0431"/>
    <w:rsid w:val="007F04CE"/>
    <w:rsid w:val="007F1854"/>
    <w:rsid w:val="007F2EAA"/>
    <w:rsid w:val="007F48E9"/>
    <w:rsid w:val="007F5B22"/>
    <w:rsid w:val="007F738B"/>
    <w:rsid w:val="00800634"/>
    <w:rsid w:val="00802148"/>
    <w:rsid w:val="00803E40"/>
    <w:rsid w:val="008040B4"/>
    <w:rsid w:val="00806923"/>
    <w:rsid w:val="00812046"/>
    <w:rsid w:val="008135BB"/>
    <w:rsid w:val="00816150"/>
    <w:rsid w:val="008163C7"/>
    <w:rsid w:val="0081641E"/>
    <w:rsid w:val="00820418"/>
    <w:rsid w:val="00823066"/>
    <w:rsid w:val="00823427"/>
    <w:rsid w:val="00823A69"/>
    <w:rsid w:val="00824A50"/>
    <w:rsid w:val="00824F28"/>
    <w:rsid w:val="008252F5"/>
    <w:rsid w:val="0082590C"/>
    <w:rsid w:val="00826B18"/>
    <w:rsid w:val="00826BC2"/>
    <w:rsid w:val="00827DD5"/>
    <w:rsid w:val="00830A4D"/>
    <w:rsid w:val="00830C91"/>
    <w:rsid w:val="008313C2"/>
    <w:rsid w:val="008316FC"/>
    <w:rsid w:val="0083182D"/>
    <w:rsid w:val="008351A2"/>
    <w:rsid w:val="00835348"/>
    <w:rsid w:val="00836611"/>
    <w:rsid w:val="008377FB"/>
    <w:rsid w:val="00840132"/>
    <w:rsid w:val="00840699"/>
    <w:rsid w:val="00840F6E"/>
    <w:rsid w:val="0084175E"/>
    <w:rsid w:val="00841808"/>
    <w:rsid w:val="008419D5"/>
    <w:rsid w:val="00845064"/>
    <w:rsid w:val="00846373"/>
    <w:rsid w:val="00846FA3"/>
    <w:rsid w:val="00847F23"/>
    <w:rsid w:val="00850282"/>
    <w:rsid w:val="00851710"/>
    <w:rsid w:val="00851C77"/>
    <w:rsid w:val="00851C78"/>
    <w:rsid w:val="008529FF"/>
    <w:rsid w:val="00852ED3"/>
    <w:rsid w:val="00853C9A"/>
    <w:rsid w:val="00854500"/>
    <w:rsid w:val="00854BC0"/>
    <w:rsid w:val="00855375"/>
    <w:rsid w:val="00855A5E"/>
    <w:rsid w:val="0085794A"/>
    <w:rsid w:val="008611AA"/>
    <w:rsid w:val="00861979"/>
    <w:rsid w:val="00862AB6"/>
    <w:rsid w:val="0086353F"/>
    <w:rsid w:val="0086444B"/>
    <w:rsid w:val="00865053"/>
    <w:rsid w:val="00867A5E"/>
    <w:rsid w:val="00870586"/>
    <w:rsid w:val="008718CC"/>
    <w:rsid w:val="00873616"/>
    <w:rsid w:val="0087487F"/>
    <w:rsid w:val="00875919"/>
    <w:rsid w:val="00875AF4"/>
    <w:rsid w:val="00875D3E"/>
    <w:rsid w:val="008761A9"/>
    <w:rsid w:val="0088052D"/>
    <w:rsid w:val="00880641"/>
    <w:rsid w:val="00880856"/>
    <w:rsid w:val="008836E0"/>
    <w:rsid w:val="00884BEA"/>
    <w:rsid w:val="00885F66"/>
    <w:rsid w:val="00890701"/>
    <w:rsid w:val="00893022"/>
    <w:rsid w:val="0089314E"/>
    <w:rsid w:val="00895933"/>
    <w:rsid w:val="008962FC"/>
    <w:rsid w:val="00896370"/>
    <w:rsid w:val="00896589"/>
    <w:rsid w:val="00896DB8"/>
    <w:rsid w:val="008A1949"/>
    <w:rsid w:val="008A203C"/>
    <w:rsid w:val="008A3B29"/>
    <w:rsid w:val="008A5E53"/>
    <w:rsid w:val="008A6573"/>
    <w:rsid w:val="008A6E9C"/>
    <w:rsid w:val="008A7C8E"/>
    <w:rsid w:val="008A7F6F"/>
    <w:rsid w:val="008B0041"/>
    <w:rsid w:val="008B0A5B"/>
    <w:rsid w:val="008B4407"/>
    <w:rsid w:val="008B559F"/>
    <w:rsid w:val="008B7BEA"/>
    <w:rsid w:val="008B7DD1"/>
    <w:rsid w:val="008C00BA"/>
    <w:rsid w:val="008C053B"/>
    <w:rsid w:val="008C0DBB"/>
    <w:rsid w:val="008C3651"/>
    <w:rsid w:val="008C3B7C"/>
    <w:rsid w:val="008C5F5B"/>
    <w:rsid w:val="008C60B0"/>
    <w:rsid w:val="008C64B2"/>
    <w:rsid w:val="008C7F61"/>
    <w:rsid w:val="008D3D0E"/>
    <w:rsid w:val="008D3E1F"/>
    <w:rsid w:val="008D4086"/>
    <w:rsid w:val="008E030A"/>
    <w:rsid w:val="008E069B"/>
    <w:rsid w:val="008E15E1"/>
    <w:rsid w:val="008E35DA"/>
    <w:rsid w:val="008E37DD"/>
    <w:rsid w:val="008E4544"/>
    <w:rsid w:val="008E5006"/>
    <w:rsid w:val="008E5D4D"/>
    <w:rsid w:val="008E5DA9"/>
    <w:rsid w:val="008F1977"/>
    <w:rsid w:val="008F1BB4"/>
    <w:rsid w:val="008F2089"/>
    <w:rsid w:val="008F221A"/>
    <w:rsid w:val="008F2475"/>
    <w:rsid w:val="008F33DC"/>
    <w:rsid w:val="008F3D88"/>
    <w:rsid w:val="008F5442"/>
    <w:rsid w:val="008F5843"/>
    <w:rsid w:val="008F5FF3"/>
    <w:rsid w:val="008F6FCD"/>
    <w:rsid w:val="00900711"/>
    <w:rsid w:val="00900985"/>
    <w:rsid w:val="00900A8A"/>
    <w:rsid w:val="0090297D"/>
    <w:rsid w:val="009034FF"/>
    <w:rsid w:val="00903D74"/>
    <w:rsid w:val="00906213"/>
    <w:rsid w:val="00907763"/>
    <w:rsid w:val="00907E76"/>
    <w:rsid w:val="00912738"/>
    <w:rsid w:val="0091548B"/>
    <w:rsid w:val="009166E4"/>
    <w:rsid w:val="00917216"/>
    <w:rsid w:val="00917A1C"/>
    <w:rsid w:val="00920543"/>
    <w:rsid w:val="009212BD"/>
    <w:rsid w:val="009213AD"/>
    <w:rsid w:val="00922445"/>
    <w:rsid w:val="00922B38"/>
    <w:rsid w:val="00923808"/>
    <w:rsid w:val="009256F3"/>
    <w:rsid w:val="00926298"/>
    <w:rsid w:val="0092678E"/>
    <w:rsid w:val="009302B9"/>
    <w:rsid w:val="00930BF5"/>
    <w:rsid w:val="009312D2"/>
    <w:rsid w:val="00931A1D"/>
    <w:rsid w:val="009366D5"/>
    <w:rsid w:val="00936D76"/>
    <w:rsid w:val="00940E2D"/>
    <w:rsid w:val="00943566"/>
    <w:rsid w:val="0094372E"/>
    <w:rsid w:val="00944F61"/>
    <w:rsid w:val="00945801"/>
    <w:rsid w:val="00946E71"/>
    <w:rsid w:val="00950F3B"/>
    <w:rsid w:val="00952A35"/>
    <w:rsid w:val="00952C37"/>
    <w:rsid w:val="00954B15"/>
    <w:rsid w:val="009576E1"/>
    <w:rsid w:val="00962E94"/>
    <w:rsid w:val="0096342B"/>
    <w:rsid w:val="00965E05"/>
    <w:rsid w:val="0097000A"/>
    <w:rsid w:val="00970FA0"/>
    <w:rsid w:val="00971D3F"/>
    <w:rsid w:val="00971D8A"/>
    <w:rsid w:val="009737DF"/>
    <w:rsid w:val="009750E2"/>
    <w:rsid w:val="00975216"/>
    <w:rsid w:val="0097612E"/>
    <w:rsid w:val="00977AC3"/>
    <w:rsid w:val="00980A60"/>
    <w:rsid w:val="00981BE2"/>
    <w:rsid w:val="009844E8"/>
    <w:rsid w:val="00986331"/>
    <w:rsid w:val="00986D05"/>
    <w:rsid w:val="009870CD"/>
    <w:rsid w:val="0098727B"/>
    <w:rsid w:val="00987A91"/>
    <w:rsid w:val="00987DE7"/>
    <w:rsid w:val="00990673"/>
    <w:rsid w:val="009910C3"/>
    <w:rsid w:val="00992FD2"/>
    <w:rsid w:val="009945F7"/>
    <w:rsid w:val="0099572B"/>
    <w:rsid w:val="0099761F"/>
    <w:rsid w:val="00997A5E"/>
    <w:rsid w:val="009A093B"/>
    <w:rsid w:val="009A26F5"/>
    <w:rsid w:val="009A2CBA"/>
    <w:rsid w:val="009A5202"/>
    <w:rsid w:val="009A66F3"/>
    <w:rsid w:val="009A6B2E"/>
    <w:rsid w:val="009A7D49"/>
    <w:rsid w:val="009A7E8A"/>
    <w:rsid w:val="009B025E"/>
    <w:rsid w:val="009B079B"/>
    <w:rsid w:val="009B114C"/>
    <w:rsid w:val="009B144E"/>
    <w:rsid w:val="009B2ED3"/>
    <w:rsid w:val="009B35FF"/>
    <w:rsid w:val="009B3C72"/>
    <w:rsid w:val="009B5173"/>
    <w:rsid w:val="009B71F4"/>
    <w:rsid w:val="009B7D34"/>
    <w:rsid w:val="009C00DC"/>
    <w:rsid w:val="009C1DD9"/>
    <w:rsid w:val="009C20AF"/>
    <w:rsid w:val="009C2238"/>
    <w:rsid w:val="009C2C23"/>
    <w:rsid w:val="009C3403"/>
    <w:rsid w:val="009C4950"/>
    <w:rsid w:val="009C4A1F"/>
    <w:rsid w:val="009C5BC3"/>
    <w:rsid w:val="009C5D8D"/>
    <w:rsid w:val="009C62EC"/>
    <w:rsid w:val="009C6738"/>
    <w:rsid w:val="009C6950"/>
    <w:rsid w:val="009C6F50"/>
    <w:rsid w:val="009C742B"/>
    <w:rsid w:val="009C76A4"/>
    <w:rsid w:val="009D0D62"/>
    <w:rsid w:val="009D1AF3"/>
    <w:rsid w:val="009D2FEF"/>
    <w:rsid w:val="009D3DBA"/>
    <w:rsid w:val="009D4414"/>
    <w:rsid w:val="009D459C"/>
    <w:rsid w:val="009D4D5E"/>
    <w:rsid w:val="009D595F"/>
    <w:rsid w:val="009D5E15"/>
    <w:rsid w:val="009D6DB0"/>
    <w:rsid w:val="009D7921"/>
    <w:rsid w:val="009E0E80"/>
    <w:rsid w:val="009E1274"/>
    <w:rsid w:val="009E1410"/>
    <w:rsid w:val="009E2904"/>
    <w:rsid w:val="009E2D60"/>
    <w:rsid w:val="009E3FC6"/>
    <w:rsid w:val="009E44EF"/>
    <w:rsid w:val="009E536D"/>
    <w:rsid w:val="009E56BE"/>
    <w:rsid w:val="009F1A30"/>
    <w:rsid w:val="009F3175"/>
    <w:rsid w:val="009F3A9E"/>
    <w:rsid w:val="009F3C0C"/>
    <w:rsid w:val="009F3D03"/>
    <w:rsid w:val="009F3DA0"/>
    <w:rsid w:val="009F5B4D"/>
    <w:rsid w:val="009F640B"/>
    <w:rsid w:val="009F6AB0"/>
    <w:rsid w:val="009F76D0"/>
    <w:rsid w:val="00A024D2"/>
    <w:rsid w:val="00A0259B"/>
    <w:rsid w:val="00A032C7"/>
    <w:rsid w:val="00A032E7"/>
    <w:rsid w:val="00A039E0"/>
    <w:rsid w:val="00A03AFA"/>
    <w:rsid w:val="00A0407D"/>
    <w:rsid w:val="00A042CB"/>
    <w:rsid w:val="00A05FE8"/>
    <w:rsid w:val="00A06887"/>
    <w:rsid w:val="00A12E51"/>
    <w:rsid w:val="00A14F80"/>
    <w:rsid w:val="00A15D6A"/>
    <w:rsid w:val="00A162D9"/>
    <w:rsid w:val="00A204BF"/>
    <w:rsid w:val="00A22D6B"/>
    <w:rsid w:val="00A26435"/>
    <w:rsid w:val="00A27CBE"/>
    <w:rsid w:val="00A27D56"/>
    <w:rsid w:val="00A3051C"/>
    <w:rsid w:val="00A3177F"/>
    <w:rsid w:val="00A32EAF"/>
    <w:rsid w:val="00A334B8"/>
    <w:rsid w:val="00A352E5"/>
    <w:rsid w:val="00A35E77"/>
    <w:rsid w:val="00A362C3"/>
    <w:rsid w:val="00A364A5"/>
    <w:rsid w:val="00A36F3A"/>
    <w:rsid w:val="00A37EC9"/>
    <w:rsid w:val="00A40733"/>
    <w:rsid w:val="00A40B34"/>
    <w:rsid w:val="00A41963"/>
    <w:rsid w:val="00A41C34"/>
    <w:rsid w:val="00A42792"/>
    <w:rsid w:val="00A42EF0"/>
    <w:rsid w:val="00A44365"/>
    <w:rsid w:val="00A4490B"/>
    <w:rsid w:val="00A45076"/>
    <w:rsid w:val="00A45173"/>
    <w:rsid w:val="00A45761"/>
    <w:rsid w:val="00A50948"/>
    <w:rsid w:val="00A5102D"/>
    <w:rsid w:val="00A52696"/>
    <w:rsid w:val="00A532A4"/>
    <w:rsid w:val="00A63757"/>
    <w:rsid w:val="00A64E41"/>
    <w:rsid w:val="00A6582E"/>
    <w:rsid w:val="00A65C98"/>
    <w:rsid w:val="00A66313"/>
    <w:rsid w:val="00A7002D"/>
    <w:rsid w:val="00A71B60"/>
    <w:rsid w:val="00A72521"/>
    <w:rsid w:val="00A72764"/>
    <w:rsid w:val="00A75011"/>
    <w:rsid w:val="00A76D1A"/>
    <w:rsid w:val="00A802A8"/>
    <w:rsid w:val="00A80D3C"/>
    <w:rsid w:val="00A80FF6"/>
    <w:rsid w:val="00A81403"/>
    <w:rsid w:val="00A81E72"/>
    <w:rsid w:val="00A842D6"/>
    <w:rsid w:val="00A86E6E"/>
    <w:rsid w:val="00A8758B"/>
    <w:rsid w:val="00A87958"/>
    <w:rsid w:val="00A906F4"/>
    <w:rsid w:val="00A90CFC"/>
    <w:rsid w:val="00A90DE3"/>
    <w:rsid w:val="00A931B0"/>
    <w:rsid w:val="00A9473B"/>
    <w:rsid w:val="00A95224"/>
    <w:rsid w:val="00A9751D"/>
    <w:rsid w:val="00A9783F"/>
    <w:rsid w:val="00AA00F7"/>
    <w:rsid w:val="00AA1332"/>
    <w:rsid w:val="00AA3D2B"/>
    <w:rsid w:val="00AA3EA1"/>
    <w:rsid w:val="00AA6AB4"/>
    <w:rsid w:val="00AA73D8"/>
    <w:rsid w:val="00AA794E"/>
    <w:rsid w:val="00AB44EC"/>
    <w:rsid w:val="00AB53DC"/>
    <w:rsid w:val="00AB5626"/>
    <w:rsid w:val="00AB79CF"/>
    <w:rsid w:val="00AB7D42"/>
    <w:rsid w:val="00AC0059"/>
    <w:rsid w:val="00AC2270"/>
    <w:rsid w:val="00AC2E1A"/>
    <w:rsid w:val="00AC3115"/>
    <w:rsid w:val="00AC388B"/>
    <w:rsid w:val="00AC3AD2"/>
    <w:rsid w:val="00AC3B44"/>
    <w:rsid w:val="00AC5959"/>
    <w:rsid w:val="00AC6706"/>
    <w:rsid w:val="00AC7479"/>
    <w:rsid w:val="00AC7905"/>
    <w:rsid w:val="00AC7B46"/>
    <w:rsid w:val="00AD0DA1"/>
    <w:rsid w:val="00AD0F18"/>
    <w:rsid w:val="00AD13A5"/>
    <w:rsid w:val="00AD2B12"/>
    <w:rsid w:val="00AD3F2F"/>
    <w:rsid w:val="00AD4C58"/>
    <w:rsid w:val="00AD5DA0"/>
    <w:rsid w:val="00AD6459"/>
    <w:rsid w:val="00AD67B0"/>
    <w:rsid w:val="00AE037B"/>
    <w:rsid w:val="00AE0651"/>
    <w:rsid w:val="00AE0BC2"/>
    <w:rsid w:val="00AE222B"/>
    <w:rsid w:val="00AE2C54"/>
    <w:rsid w:val="00AE3B3B"/>
    <w:rsid w:val="00AE3C12"/>
    <w:rsid w:val="00AE4023"/>
    <w:rsid w:val="00AE5AA0"/>
    <w:rsid w:val="00AE699B"/>
    <w:rsid w:val="00AF0C32"/>
    <w:rsid w:val="00AF2AFF"/>
    <w:rsid w:val="00AF2B15"/>
    <w:rsid w:val="00AF3730"/>
    <w:rsid w:val="00AF54D2"/>
    <w:rsid w:val="00AF5DF1"/>
    <w:rsid w:val="00AF5EFA"/>
    <w:rsid w:val="00AF6F5F"/>
    <w:rsid w:val="00B043D5"/>
    <w:rsid w:val="00B056FF"/>
    <w:rsid w:val="00B059E9"/>
    <w:rsid w:val="00B061CB"/>
    <w:rsid w:val="00B06EA6"/>
    <w:rsid w:val="00B07100"/>
    <w:rsid w:val="00B10439"/>
    <w:rsid w:val="00B10729"/>
    <w:rsid w:val="00B11D7C"/>
    <w:rsid w:val="00B11FEF"/>
    <w:rsid w:val="00B13C84"/>
    <w:rsid w:val="00B13D6D"/>
    <w:rsid w:val="00B15349"/>
    <w:rsid w:val="00B1566E"/>
    <w:rsid w:val="00B1695F"/>
    <w:rsid w:val="00B16D5D"/>
    <w:rsid w:val="00B1765F"/>
    <w:rsid w:val="00B22D50"/>
    <w:rsid w:val="00B27FFD"/>
    <w:rsid w:val="00B31694"/>
    <w:rsid w:val="00B31AA8"/>
    <w:rsid w:val="00B3277F"/>
    <w:rsid w:val="00B342D1"/>
    <w:rsid w:val="00B35569"/>
    <w:rsid w:val="00B35816"/>
    <w:rsid w:val="00B359FC"/>
    <w:rsid w:val="00B35D78"/>
    <w:rsid w:val="00B367E7"/>
    <w:rsid w:val="00B4016F"/>
    <w:rsid w:val="00B4052C"/>
    <w:rsid w:val="00B4311E"/>
    <w:rsid w:val="00B43799"/>
    <w:rsid w:val="00B45D7A"/>
    <w:rsid w:val="00B46149"/>
    <w:rsid w:val="00B47018"/>
    <w:rsid w:val="00B4711D"/>
    <w:rsid w:val="00B501AA"/>
    <w:rsid w:val="00B50B29"/>
    <w:rsid w:val="00B51BDC"/>
    <w:rsid w:val="00B54307"/>
    <w:rsid w:val="00B543D1"/>
    <w:rsid w:val="00B55467"/>
    <w:rsid w:val="00B5612F"/>
    <w:rsid w:val="00B56697"/>
    <w:rsid w:val="00B56A71"/>
    <w:rsid w:val="00B5734E"/>
    <w:rsid w:val="00B5737F"/>
    <w:rsid w:val="00B60849"/>
    <w:rsid w:val="00B61102"/>
    <w:rsid w:val="00B614CC"/>
    <w:rsid w:val="00B620E8"/>
    <w:rsid w:val="00B63134"/>
    <w:rsid w:val="00B631EB"/>
    <w:rsid w:val="00B6324A"/>
    <w:rsid w:val="00B642DA"/>
    <w:rsid w:val="00B67DDA"/>
    <w:rsid w:val="00B67EBB"/>
    <w:rsid w:val="00B7110E"/>
    <w:rsid w:val="00B726C4"/>
    <w:rsid w:val="00B72810"/>
    <w:rsid w:val="00B72A38"/>
    <w:rsid w:val="00B75EDF"/>
    <w:rsid w:val="00B75FE0"/>
    <w:rsid w:val="00B801BD"/>
    <w:rsid w:val="00B80651"/>
    <w:rsid w:val="00B809F3"/>
    <w:rsid w:val="00B81BA3"/>
    <w:rsid w:val="00B82BF1"/>
    <w:rsid w:val="00B85359"/>
    <w:rsid w:val="00B85AC3"/>
    <w:rsid w:val="00B86AA8"/>
    <w:rsid w:val="00B874FA"/>
    <w:rsid w:val="00B87C00"/>
    <w:rsid w:val="00B9156D"/>
    <w:rsid w:val="00B92EE3"/>
    <w:rsid w:val="00B94F05"/>
    <w:rsid w:val="00B95F0C"/>
    <w:rsid w:val="00B969BB"/>
    <w:rsid w:val="00B969DD"/>
    <w:rsid w:val="00BA011F"/>
    <w:rsid w:val="00BA286A"/>
    <w:rsid w:val="00BA2E75"/>
    <w:rsid w:val="00BA3641"/>
    <w:rsid w:val="00BA3BB4"/>
    <w:rsid w:val="00BA4182"/>
    <w:rsid w:val="00BA496E"/>
    <w:rsid w:val="00BA7932"/>
    <w:rsid w:val="00BB1554"/>
    <w:rsid w:val="00BB202C"/>
    <w:rsid w:val="00BB21AB"/>
    <w:rsid w:val="00BB3D68"/>
    <w:rsid w:val="00BB4506"/>
    <w:rsid w:val="00BB58E7"/>
    <w:rsid w:val="00BB5A62"/>
    <w:rsid w:val="00BB5BDA"/>
    <w:rsid w:val="00BB65D8"/>
    <w:rsid w:val="00BB7CA3"/>
    <w:rsid w:val="00BC3AF5"/>
    <w:rsid w:val="00BC4B40"/>
    <w:rsid w:val="00BC4F9A"/>
    <w:rsid w:val="00BD2834"/>
    <w:rsid w:val="00BD3B25"/>
    <w:rsid w:val="00BD4B99"/>
    <w:rsid w:val="00BD568B"/>
    <w:rsid w:val="00BE0840"/>
    <w:rsid w:val="00BE223D"/>
    <w:rsid w:val="00BE281E"/>
    <w:rsid w:val="00BE2F62"/>
    <w:rsid w:val="00BE3C01"/>
    <w:rsid w:val="00BF0D4C"/>
    <w:rsid w:val="00BF1F2D"/>
    <w:rsid w:val="00BF2B8D"/>
    <w:rsid w:val="00BF4CFC"/>
    <w:rsid w:val="00BF5511"/>
    <w:rsid w:val="00BF5A46"/>
    <w:rsid w:val="00BF779D"/>
    <w:rsid w:val="00BF7DD9"/>
    <w:rsid w:val="00C002B3"/>
    <w:rsid w:val="00C01624"/>
    <w:rsid w:val="00C06310"/>
    <w:rsid w:val="00C06499"/>
    <w:rsid w:val="00C0657D"/>
    <w:rsid w:val="00C07E67"/>
    <w:rsid w:val="00C07F35"/>
    <w:rsid w:val="00C10748"/>
    <w:rsid w:val="00C10BFA"/>
    <w:rsid w:val="00C11EA3"/>
    <w:rsid w:val="00C15153"/>
    <w:rsid w:val="00C166A3"/>
    <w:rsid w:val="00C17E16"/>
    <w:rsid w:val="00C226A0"/>
    <w:rsid w:val="00C230DB"/>
    <w:rsid w:val="00C248FF"/>
    <w:rsid w:val="00C24C00"/>
    <w:rsid w:val="00C250F2"/>
    <w:rsid w:val="00C25F60"/>
    <w:rsid w:val="00C26778"/>
    <w:rsid w:val="00C3240E"/>
    <w:rsid w:val="00C32827"/>
    <w:rsid w:val="00C32BA1"/>
    <w:rsid w:val="00C335D1"/>
    <w:rsid w:val="00C34476"/>
    <w:rsid w:val="00C348E6"/>
    <w:rsid w:val="00C35C4D"/>
    <w:rsid w:val="00C361B8"/>
    <w:rsid w:val="00C369EC"/>
    <w:rsid w:val="00C37DDC"/>
    <w:rsid w:val="00C412D5"/>
    <w:rsid w:val="00C41AB3"/>
    <w:rsid w:val="00C45499"/>
    <w:rsid w:val="00C45C72"/>
    <w:rsid w:val="00C47257"/>
    <w:rsid w:val="00C477A4"/>
    <w:rsid w:val="00C47C85"/>
    <w:rsid w:val="00C50AB7"/>
    <w:rsid w:val="00C50AD2"/>
    <w:rsid w:val="00C50F37"/>
    <w:rsid w:val="00C5386D"/>
    <w:rsid w:val="00C53E4A"/>
    <w:rsid w:val="00C550E2"/>
    <w:rsid w:val="00C55105"/>
    <w:rsid w:val="00C55338"/>
    <w:rsid w:val="00C55B4C"/>
    <w:rsid w:val="00C55DC5"/>
    <w:rsid w:val="00C56480"/>
    <w:rsid w:val="00C57F37"/>
    <w:rsid w:val="00C57F9B"/>
    <w:rsid w:val="00C60E22"/>
    <w:rsid w:val="00C60E61"/>
    <w:rsid w:val="00C6293D"/>
    <w:rsid w:val="00C62A8B"/>
    <w:rsid w:val="00C631AC"/>
    <w:rsid w:val="00C64C99"/>
    <w:rsid w:val="00C660A5"/>
    <w:rsid w:val="00C6787A"/>
    <w:rsid w:val="00C7053A"/>
    <w:rsid w:val="00C70780"/>
    <w:rsid w:val="00C7127F"/>
    <w:rsid w:val="00C71B8B"/>
    <w:rsid w:val="00C7242F"/>
    <w:rsid w:val="00C7256D"/>
    <w:rsid w:val="00C72638"/>
    <w:rsid w:val="00C73856"/>
    <w:rsid w:val="00C740DA"/>
    <w:rsid w:val="00C7413A"/>
    <w:rsid w:val="00C7434A"/>
    <w:rsid w:val="00C7537C"/>
    <w:rsid w:val="00C77660"/>
    <w:rsid w:val="00C77B2F"/>
    <w:rsid w:val="00C8265B"/>
    <w:rsid w:val="00C83254"/>
    <w:rsid w:val="00C83439"/>
    <w:rsid w:val="00C84CB4"/>
    <w:rsid w:val="00C86274"/>
    <w:rsid w:val="00C86464"/>
    <w:rsid w:val="00C87544"/>
    <w:rsid w:val="00C903FF"/>
    <w:rsid w:val="00C912EF"/>
    <w:rsid w:val="00C91D91"/>
    <w:rsid w:val="00C9327B"/>
    <w:rsid w:val="00C93486"/>
    <w:rsid w:val="00C93A03"/>
    <w:rsid w:val="00C95DB9"/>
    <w:rsid w:val="00C964D3"/>
    <w:rsid w:val="00C9707E"/>
    <w:rsid w:val="00C9718D"/>
    <w:rsid w:val="00CA1967"/>
    <w:rsid w:val="00CA1C2A"/>
    <w:rsid w:val="00CA1FA5"/>
    <w:rsid w:val="00CA28EC"/>
    <w:rsid w:val="00CA4D82"/>
    <w:rsid w:val="00CA550E"/>
    <w:rsid w:val="00CA5789"/>
    <w:rsid w:val="00CA58C3"/>
    <w:rsid w:val="00CA710E"/>
    <w:rsid w:val="00CA7A81"/>
    <w:rsid w:val="00CA7DF5"/>
    <w:rsid w:val="00CB076F"/>
    <w:rsid w:val="00CB1A00"/>
    <w:rsid w:val="00CB279A"/>
    <w:rsid w:val="00CB2BCF"/>
    <w:rsid w:val="00CB31B1"/>
    <w:rsid w:val="00CB4EC0"/>
    <w:rsid w:val="00CB57DB"/>
    <w:rsid w:val="00CB6CBA"/>
    <w:rsid w:val="00CB704C"/>
    <w:rsid w:val="00CB73E9"/>
    <w:rsid w:val="00CB7F04"/>
    <w:rsid w:val="00CC03AB"/>
    <w:rsid w:val="00CC147B"/>
    <w:rsid w:val="00CC16E2"/>
    <w:rsid w:val="00CC7497"/>
    <w:rsid w:val="00CC7C00"/>
    <w:rsid w:val="00CC7DEA"/>
    <w:rsid w:val="00CD0130"/>
    <w:rsid w:val="00CD0A39"/>
    <w:rsid w:val="00CD432E"/>
    <w:rsid w:val="00CD506E"/>
    <w:rsid w:val="00CD61C8"/>
    <w:rsid w:val="00CE012C"/>
    <w:rsid w:val="00CE3080"/>
    <w:rsid w:val="00CE6F0C"/>
    <w:rsid w:val="00CF1F89"/>
    <w:rsid w:val="00CF2CB6"/>
    <w:rsid w:val="00CF3C09"/>
    <w:rsid w:val="00CF775E"/>
    <w:rsid w:val="00D002D9"/>
    <w:rsid w:val="00D005A3"/>
    <w:rsid w:val="00D00F18"/>
    <w:rsid w:val="00D01017"/>
    <w:rsid w:val="00D01D56"/>
    <w:rsid w:val="00D02671"/>
    <w:rsid w:val="00D03F94"/>
    <w:rsid w:val="00D04EA1"/>
    <w:rsid w:val="00D05D65"/>
    <w:rsid w:val="00D06733"/>
    <w:rsid w:val="00D075CB"/>
    <w:rsid w:val="00D07BE4"/>
    <w:rsid w:val="00D12582"/>
    <w:rsid w:val="00D17B89"/>
    <w:rsid w:val="00D2083E"/>
    <w:rsid w:val="00D22499"/>
    <w:rsid w:val="00D224F8"/>
    <w:rsid w:val="00D22744"/>
    <w:rsid w:val="00D238B4"/>
    <w:rsid w:val="00D2569B"/>
    <w:rsid w:val="00D257B0"/>
    <w:rsid w:val="00D30746"/>
    <w:rsid w:val="00D32B86"/>
    <w:rsid w:val="00D358D1"/>
    <w:rsid w:val="00D366A8"/>
    <w:rsid w:val="00D37313"/>
    <w:rsid w:val="00D37324"/>
    <w:rsid w:val="00D37F60"/>
    <w:rsid w:val="00D40223"/>
    <w:rsid w:val="00D40984"/>
    <w:rsid w:val="00D44B96"/>
    <w:rsid w:val="00D46846"/>
    <w:rsid w:val="00D46B4A"/>
    <w:rsid w:val="00D46E00"/>
    <w:rsid w:val="00D47AC6"/>
    <w:rsid w:val="00D5088F"/>
    <w:rsid w:val="00D52691"/>
    <w:rsid w:val="00D56155"/>
    <w:rsid w:val="00D57CBE"/>
    <w:rsid w:val="00D60272"/>
    <w:rsid w:val="00D60FA4"/>
    <w:rsid w:val="00D6328F"/>
    <w:rsid w:val="00D640FD"/>
    <w:rsid w:val="00D65ACE"/>
    <w:rsid w:val="00D66323"/>
    <w:rsid w:val="00D666D4"/>
    <w:rsid w:val="00D66F20"/>
    <w:rsid w:val="00D67511"/>
    <w:rsid w:val="00D703AC"/>
    <w:rsid w:val="00D706B8"/>
    <w:rsid w:val="00D71CF8"/>
    <w:rsid w:val="00D72B39"/>
    <w:rsid w:val="00D73E96"/>
    <w:rsid w:val="00D75E0B"/>
    <w:rsid w:val="00D77925"/>
    <w:rsid w:val="00D80659"/>
    <w:rsid w:val="00D80E97"/>
    <w:rsid w:val="00D80F2D"/>
    <w:rsid w:val="00D81270"/>
    <w:rsid w:val="00D8312D"/>
    <w:rsid w:val="00D844AB"/>
    <w:rsid w:val="00D85171"/>
    <w:rsid w:val="00D86E61"/>
    <w:rsid w:val="00D8773C"/>
    <w:rsid w:val="00D900EC"/>
    <w:rsid w:val="00D90DAD"/>
    <w:rsid w:val="00D912D6"/>
    <w:rsid w:val="00D93F2B"/>
    <w:rsid w:val="00D95052"/>
    <w:rsid w:val="00DA032E"/>
    <w:rsid w:val="00DA2B85"/>
    <w:rsid w:val="00DA2BAD"/>
    <w:rsid w:val="00DA5A8C"/>
    <w:rsid w:val="00DA5AFC"/>
    <w:rsid w:val="00DA5B5F"/>
    <w:rsid w:val="00DA5F8A"/>
    <w:rsid w:val="00DA6C1B"/>
    <w:rsid w:val="00DB22E9"/>
    <w:rsid w:val="00DB262C"/>
    <w:rsid w:val="00DB3260"/>
    <w:rsid w:val="00DC032C"/>
    <w:rsid w:val="00DC0345"/>
    <w:rsid w:val="00DC08FA"/>
    <w:rsid w:val="00DC1D25"/>
    <w:rsid w:val="00DC3398"/>
    <w:rsid w:val="00DC35B4"/>
    <w:rsid w:val="00DC4642"/>
    <w:rsid w:val="00DC4744"/>
    <w:rsid w:val="00DD01D3"/>
    <w:rsid w:val="00DD2790"/>
    <w:rsid w:val="00DD2F2B"/>
    <w:rsid w:val="00DD5185"/>
    <w:rsid w:val="00DD62FD"/>
    <w:rsid w:val="00DE01E3"/>
    <w:rsid w:val="00DE14BB"/>
    <w:rsid w:val="00DE1D06"/>
    <w:rsid w:val="00DF0E5D"/>
    <w:rsid w:val="00DF1530"/>
    <w:rsid w:val="00DF4F83"/>
    <w:rsid w:val="00DF5EE9"/>
    <w:rsid w:val="00DF6248"/>
    <w:rsid w:val="00DF6372"/>
    <w:rsid w:val="00DF71E5"/>
    <w:rsid w:val="00DF7EDD"/>
    <w:rsid w:val="00E0074B"/>
    <w:rsid w:val="00E00BE8"/>
    <w:rsid w:val="00E041E1"/>
    <w:rsid w:val="00E053F8"/>
    <w:rsid w:val="00E069A0"/>
    <w:rsid w:val="00E111CF"/>
    <w:rsid w:val="00E135B6"/>
    <w:rsid w:val="00E1610F"/>
    <w:rsid w:val="00E165BD"/>
    <w:rsid w:val="00E16837"/>
    <w:rsid w:val="00E16D5D"/>
    <w:rsid w:val="00E1763C"/>
    <w:rsid w:val="00E17E32"/>
    <w:rsid w:val="00E20EC1"/>
    <w:rsid w:val="00E2154B"/>
    <w:rsid w:val="00E24217"/>
    <w:rsid w:val="00E25F81"/>
    <w:rsid w:val="00E27773"/>
    <w:rsid w:val="00E27F17"/>
    <w:rsid w:val="00E31F07"/>
    <w:rsid w:val="00E33136"/>
    <w:rsid w:val="00E34FF8"/>
    <w:rsid w:val="00E37C34"/>
    <w:rsid w:val="00E42612"/>
    <w:rsid w:val="00E4278A"/>
    <w:rsid w:val="00E42E7D"/>
    <w:rsid w:val="00E43165"/>
    <w:rsid w:val="00E46107"/>
    <w:rsid w:val="00E4637E"/>
    <w:rsid w:val="00E47EE1"/>
    <w:rsid w:val="00E50BD5"/>
    <w:rsid w:val="00E50F58"/>
    <w:rsid w:val="00E511E6"/>
    <w:rsid w:val="00E52AEC"/>
    <w:rsid w:val="00E53040"/>
    <w:rsid w:val="00E54D7B"/>
    <w:rsid w:val="00E5526F"/>
    <w:rsid w:val="00E55F05"/>
    <w:rsid w:val="00E604F5"/>
    <w:rsid w:val="00E6111F"/>
    <w:rsid w:val="00E61593"/>
    <w:rsid w:val="00E623DD"/>
    <w:rsid w:val="00E65999"/>
    <w:rsid w:val="00E674EB"/>
    <w:rsid w:val="00E701A2"/>
    <w:rsid w:val="00E701D1"/>
    <w:rsid w:val="00E73E60"/>
    <w:rsid w:val="00E73FD1"/>
    <w:rsid w:val="00E744C8"/>
    <w:rsid w:val="00E745EE"/>
    <w:rsid w:val="00E75419"/>
    <w:rsid w:val="00E76D66"/>
    <w:rsid w:val="00E80743"/>
    <w:rsid w:val="00E8120A"/>
    <w:rsid w:val="00E8185B"/>
    <w:rsid w:val="00E820B9"/>
    <w:rsid w:val="00E83842"/>
    <w:rsid w:val="00E83AFF"/>
    <w:rsid w:val="00E83CDF"/>
    <w:rsid w:val="00E84316"/>
    <w:rsid w:val="00E84434"/>
    <w:rsid w:val="00E86532"/>
    <w:rsid w:val="00E87149"/>
    <w:rsid w:val="00E9058C"/>
    <w:rsid w:val="00E90594"/>
    <w:rsid w:val="00E906C2"/>
    <w:rsid w:val="00E915DE"/>
    <w:rsid w:val="00E9237D"/>
    <w:rsid w:val="00E92EBF"/>
    <w:rsid w:val="00E93DCC"/>
    <w:rsid w:val="00E94B26"/>
    <w:rsid w:val="00E94EB7"/>
    <w:rsid w:val="00E94F76"/>
    <w:rsid w:val="00E95475"/>
    <w:rsid w:val="00E958F0"/>
    <w:rsid w:val="00E96FEE"/>
    <w:rsid w:val="00E9731D"/>
    <w:rsid w:val="00E97348"/>
    <w:rsid w:val="00E9767D"/>
    <w:rsid w:val="00EA13FE"/>
    <w:rsid w:val="00EA218B"/>
    <w:rsid w:val="00EA30F2"/>
    <w:rsid w:val="00EA40D6"/>
    <w:rsid w:val="00EA44A6"/>
    <w:rsid w:val="00EA5788"/>
    <w:rsid w:val="00EA669B"/>
    <w:rsid w:val="00EA6E4E"/>
    <w:rsid w:val="00EA7E5F"/>
    <w:rsid w:val="00EB0251"/>
    <w:rsid w:val="00EB048D"/>
    <w:rsid w:val="00EB171C"/>
    <w:rsid w:val="00EB3D8D"/>
    <w:rsid w:val="00EB3E6A"/>
    <w:rsid w:val="00EB59C0"/>
    <w:rsid w:val="00EB5F67"/>
    <w:rsid w:val="00EB7B1A"/>
    <w:rsid w:val="00EC2024"/>
    <w:rsid w:val="00EC3228"/>
    <w:rsid w:val="00EC41A0"/>
    <w:rsid w:val="00EC4537"/>
    <w:rsid w:val="00EC5D74"/>
    <w:rsid w:val="00ED007D"/>
    <w:rsid w:val="00ED09CA"/>
    <w:rsid w:val="00ED279E"/>
    <w:rsid w:val="00ED2E2A"/>
    <w:rsid w:val="00ED2FAB"/>
    <w:rsid w:val="00ED3873"/>
    <w:rsid w:val="00ED48C0"/>
    <w:rsid w:val="00ED6B09"/>
    <w:rsid w:val="00EE0294"/>
    <w:rsid w:val="00EE17EC"/>
    <w:rsid w:val="00EE284F"/>
    <w:rsid w:val="00EE2D27"/>
    <w:rsid w:val="00EE413C"/>
    <w:rsid w:val="00EE4889"/>
    <w:rsid w:val="00EE4E4E"/>
    <w:rsid w:val="00EE6AC5"/>
    <w:rsid w:val="00EE7DB9"/>
    <w:rsid w:val="00EF1906"/>
    <w:rsid w:val="00EF21E9"/>
    <w:rsid w:val="00EF2F19"/>
    <w:rsid w:val="00EF4FA8"/>
    <w:rsid w:val="00EF6357"/>
    <w:rsid w:val="00EF7D27"/>
    <w:rsid w:val="00F00C70"/>
    <w:rsid w:val="00F015E9"/>
    <w:rsid w:val="00F01EF7"/>
    <w:rsid w:val="00F02220"/>
    <w:rsid w:val="00F02F38"/>
    <w:rsid w:val="00F03348"/>
    <w:rsid w:val="00F04239"/>
    <w:rsid w:val="00F045FE"/>
    <w:rsid w:val="00F046B1"/>
    <w:rsid w:val="00F04B91"/>
    <w:rsid w:val="00F05301"/>
    <w:rsid w:val="00F10669"/>
    <w:rsid w:val="00F11B62"/>
    <w:rsid w:val="00F11C11"/>
    <w:rsid w:val="00F11F35"/>
    <w:rsid w:val="00F12198"/>
    <w:rsid w:val="00F1279B"/>
    <w:rsid w:val="00F127CD"/>
    <w:rsid w:val="00F12906"/>
    <w:rsid w:val="00F129E3"/>
    <w:rsid w:val="00F1322A"/>
    <w:rsid w:val="00F14A2A"/>
    <w:rsid w:val="00F21409"/>
    <w:rsid w:val="00F22355"/>
    <w:rsid w:val="00F23C91"/>
    <w:rsid w:val="00F2549C"/>
    <w:rsid w:val="00F25A1D"/>
    <w:rsid w:val="00F263F6"/>
    <w:rsid w:val="00F27338"/>
    <w:rsid w:val="00F307BD"/>
    <w:rsid w:val="00F31A61"/>
    <w:rsid w:val="00F32B71"/>
    <w:rsid w:val="00F33592"/>
    <w:rsid w:val="00F33787"/>
    <w:rsid w:val="00F35068"/>
    <w:rsid w:val="00F3585E"/>
    <w:rsid w:val="00F35C37"/>
    <w:rsid w:val="00F362E1"/>
    <w:rsid w:val="00F36B20"/>
    <w:rsid w:val="00F37555"/>
    <w:rsid w:val="00F41955"/>
    <w:rsid w:val="00F423BA"/>
    <w:rsid w:val="00F439FF"/>
    <w:rsid w:val="00F43F3C"/>
    <w:rsid w:val="00F45593"/>
    <w:rsid w:val="00F45AAF"/>
    <w:rsid w:val="00F46F60"/>
    <w:rsid w:val="00F4762E"/>
    <w:rsid w:val="00F5507F"/>
    <w:rsid w:val="00F56886"/>
    <w:rsid w:val="00F569E6"/>
    <w:rsid w:val="00F56F9F"/>
    <w:rsid w:val="00F60E6A"/>
    <w:rsid w:val="00F61C5C"/>
    <w:rsid w:val="00F62C1B"/>
    <w:rsid w:val="00F631F0"/>
    <w:rsid w:val="00F64224"/>
    <w:rsid w:val="00F648FF"/>
    <w:rsid w:val="00F66D66"/>
    <w:rsid w:val="00F6781B"/>
    <w:rsid w:val="00F705E1"/>
    <w:rsid w:val="00F71C2E"/>
    <w:rsid w:val="00F74E0B"/>
    <w:rsid w:val="00F74FEB"/>
    <w:rsid w:val="00F75044"/>
    <w:rsid w:val="00F77AD2"/>
    <w:rsid w:val="00F804A7"/>
    <w:rsid w:val="00F8084D"/>
    <w:rsid w:val="00F80DC6"/>
    <w:rsid w:val="00F8250A"/>
    <w:rsid w:val="00F834D5"/>
    <w:rsid w:val="00F8463C"/>
    <w:rsid w:val="00F84BFB"/>
    <w:rsid w:val="00F8599D"/>
    <w:rsid w:val="00F86D93"/>
    <w:rsid w:val="00F874D4"/>
    <w:rsid w:val="00F900EB"/>
    <w:rsid w:val="00F913D1"/>
    <w:rsid w:val="00F91502"/>
    <w:rsid w:val="00F9203A"/>
    <w:rsid w:val="00F929AE"/>
    <w:rsid w:val="00F94D67"/>
    <w:rsid w:val="00F94E2C"/>
    <w:rsid w:val="00F95EE4"/>
    <w:rsid w:val="00FA0505"/>
    <w:rsid w:val="00FA085E"/>
    <w:rsid w:val="00FA4704"/>
    <w:rsid w:val="00FA49E1"/>
    <w:rsid w:val="00FA602B"/>
    <w:rsid w:val="00FB029E"/>
    <w:rsid w:val="00FB30D3"/>
    <w:rsid w:val="00FB38B8"/>
    <w:rsid w:val="00FB6932"/>
    <w:rsid w:val="00FB6FA7"/>
    <w:rsid w:val="00FC1AC4"/>
    <w:rsid w:val="00FC2138"/>
    <w:rsid w:val="00FC34A5"/>
    <w:rsid w:val="00FC47F7"/>
    <w:rsid w:val="00FC488E"/>
    <w:rsid w:val="00FC6177"/>
    <w:rsid w:val="00FC67E4"/>
    <w:rsid w:val="00FC7516"/>
    <w:rsid w:val="00FC7648"/>
    <w:rsid w:val="00FD042C"/>
    <w:rsid w:val="00FD061B"/>
    <w:rsid w:val="00FD0CBD"/>
    <w:rsid w:val="00FD0E5F"/>
    <w:rsid w:val="00FD5379"/>
    <w:rsid w:val="00FD5EDE"/>
    <w:rsid w:val="00FE07C0"/>
    <w:rsid w:val="00FE137C"/>
    <w:rsid w:val="00FE1444"/>
    <w:rsid w:val="00FE19D5"/>
    <w:rsid w:val="00FE23E5"/>
    <w:rsid w:val="00FE3DB6"/>
    <w:rsid w:val="00FE4028"/>
    <w:rsid w:val="00FE5B29"/>
    <w:rsid w:val="00FE5C69"/>
    <w:rsid w:val="00FE6638"/>
    <w:rsid w:val="00FE6E09"/>
    <w:rsid w:val="00FE79F3"/>
    <w:rsid w:val="00FE7AF7"/>
    <w:rsid w:val="00FF19F3"/>
    <w:rsid w:val="00FF457D"/>
    <w:rsid w:val="00FF5A6D"/>
    <w:rsid w:val="00FF7230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956B7"/>
  <w15:docId w15:val="{E35D41E1-5107-4222-BB53-A753BA315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07100"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28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7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33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B28F9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B28F9"/>
    <w:rPr>
      <w:rFonts w:ascii="Verdana" w:eastAsia="Verdana" w:hAnsi="Verdana" w:cs="Verdana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B28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28F9"/>
    <w:pPr>
      <w:widowControl/>
      <w:autoSpaceDE/>
      <w:autoSpaceDN/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976FE"/>
    <w:pPr>
      <w:tabs>
        <w:tab w:val="right" w:leader="dot" w:pos="9010"/>
      </w:tabs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6B28F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B171C"/>
    <w:pPr>
      <w:ind w:left="220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6B28F9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B28F9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B28F9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B28F9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B28F9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B28F9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B28F9"/>
    <w:pPr>
      <w:ind w:left="176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8B7DD1"/>
    <w:rPr>
      <w:rFonts w:ascii="Calibri" w:eastAsia="Calibri" w:hAnsi="Calibri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267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6778"/>
    <w:pPr>
      <w:widowControl/>
      <w:autoSpaceDE/>
      <w:autoSpaceDN/>
      <w:ind w:left="720"/>
      <w:contextualSpacing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customStyle="1" w:styleId="GridTable1Light-Accent11">
    <w:name w:val="Grid Table 1 Light - Accent 11"/>
    <w:basedOn w:val="TableNormal"/>
    <w:uiPriority w:val="46"/>
    <w:rsid w:val="0046108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461086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461086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461086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461086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80A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A20"/>
    <w:rPr>
      <w:rFonts w:ascii="Tahoma" w:eastAsia="Verdan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6521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21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217"/>
    <w:rPr>
      <w:rFonts w:ascii="Verdana" w:eastAsia="Verdana" w:hAnsi="Verdana" w:cs="Verdan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21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217"/>
    <w:rPr>
      <w:rFonts w:ascii="Verdana" w:eastAsia="Verdana" w:hAnsi="Verdana" w:cs="Verdana"/>
      <w:b/>
      <w:bCs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5227E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5227E"/>
    <w:rPr>
      <w:rFonts w:ascii="Times New Roman" w:eastAsia="Verdana" w:hAnsi="Times New Roman" w:cs="Times New Roman"/>
    </w:rPr>
  </w:style>
  <w:style w:type="paragraph" w:styleId="Revision">
    <w:name w:val="Revision"/>
    <w:hidden/>
    <w:uiPriority w:val="99"/>
    <w:semiHidden/>
    <w:rsid w:val="0015227E"/>
    <w:rPr>
      <w:rFonts w:ascii="Verdana" w:eastAsia="Verdana" w:hAnsi="Verdana" w:cs="Verdana"/>
      <w:sz w:val="22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650634"/>
    <w:pPr>
      <w:widowControl/>
      <w:autoSpaceDE/>
      <w:autoSpaceDN/>
    </w:pPr>
    <w:rPr>
      <w:rFonts w:ascii="Calibri" w:eastAsiaTheme="minorHAnsi" w:hAnsi="Calibri" w:cstheme="minorBid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50634"/>
    <w:rPr>
      <w:rFonts w:ascii="Calibri" w:hAnsi="Calibri"/>
      <w:sz w:val="22"/>
      <w:szCs w:val="21"/>
    </w:rPr>
  </w:style>
  <w:style w:type="paragraph" w:styleId="NormalWeb">
    <w:name w:val="Normal (Web)"/>
    <w:basedOn w:val="Normal"/>
    <w:uiPriority w:val="99"/>
    <w:unhideWhenUsed/>
    <w:rsid w:val="00952C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952C37"/>
  </w:style>
  <w:style w:type="character" w:styleId="Strong">
    <w:name w:val="Strong"/>
    <w:basedOn w:val="DefaultParagraphFont"/>
    <w:uiPriority w:val="22"/>
    <w:qFormat/>
    <w:rsid w:val="00952C3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37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7C34"/>
    <w:rPr>
      <w:rFonts w:ascii="Verdana" w:eastAsia="Verdana" w:hAnsi="Verdana" w:cs="Verdana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37C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7C34"/>
    <w:rPr>
      <w:rFonts w:ascii="Verdana" w:eastAsia="Verdana" w:hAnsi="Verdana" w:cs="Verdana"/>
      <w:sz w:val="22"/>
      <w:szCs w:val="22"/>
      <w:lang w:val="en-GB"/>
    </w:rPr>
  </w:style>
  <w:style w:type="character" w:customStyle="1" w:styleId="apple-tab-span">
    <w:name w:val="apple-tab-span"/>
    <w:basedOn w:val="DefaultParagraphFont"/>
    <w:rsid w:val="00F834D5"/>
  </w:style>
  <w:style w:type="character" w:customStyle="1" w:styleId="Heading3Char">
    <w:name w:val="Heading 3 Char"/>
    <w:basedOn w:val="DefaultParagraphFont"/>
    <w:link w:val="Heading3"/>
    <w:uiPriority w:val="9"/>
    <w:rsid w:val="008F33DC"/>
    <w:rPr>
      <w:rFonts w:asciiTheme="majorHAnsi" w:eastAsiaTheme="majorEastAsia" w:hAnsiTheme="majorHAnsi" w:cstheme="majorBidi"/>
      <w:color w:val="1F4D78" w:themeColor="accent1" w:themeShade="7F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504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3D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3D19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FollowedHyperlink">
    <w:name w:val="FollowedHyperlink"/>
    <w:basedOn w:val="DefaultParagraphFont"/>
    <w:uiPriority w:val="99"/>
    <w:semiHidden/>
    <w:unhideWhenUsed/>
    <w:rsid w:val="00A27D56"/>
    <w:rPr>
      <w:color w:val="954F72" w:themeColor="followedHyperlink"/>
      <w:u w:val="single"/>
    </w:rPr>
  </w:style>
  <w:style w:type="character" w:customStyle="1" w:styleId="pl-v">
    <w:name w:val="pl-v"/>
    <w:basedOn w:val="DefaultParagraphFont"/>
    <w:rsid w:val="00B1566E"/>
  </w:style>
  <w:style w:type="character" w:customStyle="1" w:styleId="pl-c1">
    <w:name w:val="pl-c1"/>
    <w:basedOn w:val="DefaultParagraphFont"/>
    <w:rsid w:val="00B1566E"/>
  </w:style>
  <w:style w:type="character" w:customStyle="1" w:styleId="pl-k">
    <w:name w:val="pl-k"/>
    <w:basedOn w:val="DefaultParagraphFont"/>
    <w:rsid w:val="00B1566E"/>
  </w:style>
  <w:style w:type="character" w:customStyle="1" w:styleId="pl-s">
    <w:name w:val="pl-s"/>
    <w:basedOn w:val="DefaultParagraphFont"/>
    <w:rsid w:val="00B15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6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9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emf"/><Relationship Id="rId21" Type="http://schemas.openxmlformats.org/officeDocument/2006/relationships/hyperlink" Target="https://www.blockchain.com/btc/tx/a1075db55d416d3ca199f55b6084e2115b9345e16c5cf302fc80e9d5fbf5d48d" TargetMode="External"/><Relationship Id="rId42" Type="http://schemas.openxmlformats.org/officeDocument/2006/relationships/hyperlink" Target="https://github.com/jlucid/qbitcoind/wiki/Supported-Functions" TargetMode="External"/><Relationship Id="rId47" Type="http://schemas.openxmlformats.org/officeDocument/2006/relationships/hyperlink" Target="https://github.com/jlucid/qExplorer/blob/master/app/qExplorer.q" TargetMode="External"/><Relationship Id="rId63" Type="http://schemas.openxmlformats.org/officeDocument/2006/relationships/image" Target="media/image15.emf"/><Relationship Id="rId68" Type="http://schemas.openxmlformats.org/officeDocument/2006/relationships/image" Target="media/image16.emf"/><Relationship Id="rId84" Type="http://schemas.openxmlformats.org/officeDocument/2006/relationships/image" Target="media/image23.emf"/><Relationship Id="rId89" Type="http://schemas.openxmlformats.org/officeDocument/2006/relationships/hyperlink" Target="https://en.bitcoin.it/wiki/Bech32_adop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nsight.bitpay.com" TargetMode="External"/><Relationship Id="rId29" Type="http://schemas.openxmlformats.org/officeDocument/2006/relationships/oleObject" Target="embeddings/oleObject3.bin"/><Relationship Id="rId107" Type="http://schemas.openxmlformats.org/officeDocument/2006/relationships/footer" Target="footer1.xml"/><Relationship Id="rId11" Type="http://schemas.openxmlformats.org/officeDocument/2006/relationships/comments" Target="comments.xml"/><Relationship Id="rId24" Type="http://schemas.openxmlformats.org/officeDocument/2006/relationships/image" Target="media/image3.emf"/><Relationship Id="rId32" Type="http://schemas.openxmlformats.org/officeDocument/2006/relationships/oleObject" Target="embeddings/oleObject4.bin"/><Relationship Id="rId37" Type="http://schemas.openxmlformats.org/officeDocument/2006/relationships/hyperlink" Target="https://code.kx.com/q/ref/dotj/" TargetMode="External"/><Relationship Id="rId40" Type="http://schemas.openxmlformats.org/officeDocument/2006/relationships/hyperlink" Target="https://github.com/jlucid/qbitcoind/blob/master/README.md" TargetMode="External"/><Relationship Id="rId45" Type="http://schemas.openxmlformats.org/officeDocument/2006/relationships/image" Target="media/image9.emf"/><Relationship Id="rId53" Type="http://schemas.openxmlformats.org/officeDocument/2006/relationships/oleObject" Target="embeddings/oleObject8.bin"/><Relationship Id="rId58" Type="http://schemas.openxmlformats.org/officeDocument/2006/relationships/image" Target="media/image13.emf"/><Relationship Id="rId66" Type="http://schemas.openxmlformats.org/officeDocument/2006/relationships/hyperlink" Target="https://code.kx.com/q/ref/internal/" TargetMode="External"/><Relationship Id="rId74" Type="http://schemas.openxmlformats.org/officeDocument/2006/relationships/oleObject" Target="embeddings/oleObject16.bin"/><Relationship Id="rId79" Type="http://schemas.openxmlformats.org/officeDocument/2006/relationships/image" Target="media/image21.emf"/><Relationship Id="rId87" Type="http://schemas.openxmlformats.org/officeDocument/2006/relationships/hyperlink" Target="https://github.com/jlucid/qExplorer/blob/master/lib/explorer.q" TargetMode="External"/><Relationship Id="rId102" Type="http://schemas.openxmlformats.org/officeDocument/2006/relationships/hyperlink" Target="https://github.com/jlucid/qbitcoind/wiki/Sending-from-a-Hot-Wallet" TargetMode="External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2.bin"/><Relationship Id="rId82" Type="http://schemas.openxmlformats.org/officeDocument/2006/relationships/oleObject" Target="embeddings/oleObject19.bin"/><Relationship Id="rId90" Type="http://schemas.openxmlformats.org/officeDocument/2006/relationships/image" Target="media/image25.emf"/><Relationship Id="rId95" Type="http://schemas.openxmlformats.org/officeDocument/2006/relationships/hyperlink" Target="https://bitcoin.org/bitcoin.pdf" TargetMode="External"/><Relationship Id="rId19" Type="http://schemas.openxmlformats.org/officeDocument/2006/relationships/hyperlink" Target="https://www.blockchain.com/btc/tree/384914557" TargetMode="External"/><Relationship Id="rId14" Type="http://schemas.openxmlformats.org/officeDocument/2006/relationships/hyperlink" Target="https://blockexplorer.com/" TargetMode="External"/><Relationship Id="rId22" Type="http://schemas.openxmlformats.org/officeDocument/2006/relationships/hyperlink" Target="https://github.com/bitcoin/bitcoin/releases" TargetMode="External"/><Relationship Id="rId27" Type="http://schemas.openxmlformats.org/officeDocument/2006/relationships/oleObject" Target="embeddings/oleObject2.bin"/><Relationship Id="rId30" Type="http://schemas.openxmlformats.org/officeDocument/2006/relationships/hyperlink" Target="https://kx.com/blog/securing-digital-assets-a-bitcoin-full-node-api-for-kdb/" TargetMode="External"/><Relationship Id="rId35" Type="http://schemas.openxmlformats.org/officeDocument/2006/relationships/image" Target="media/image8.emf"/><Relationship Id="rId43" Type="http://schemas.openxmlformats.org/officeDocument/2006/relationships/hyperlink" Target="https://github.com/jlucid/qbitcoind/wiki/Supported-Functions" TargetMode="External"/><Relationship Id="rId48" Type="http://schemas.openxmlformats.org/officeDocument/2006/relationships/hyperlink" Target="https://code.kx.com/q/cookbook/splayed-tables/" TargetMode="External"/><Relationship Id="rId56" Type="http://schemas.openxmlformats.org/officeDocument/2006/relationships/image" Target="media/image12.emf"/><Relationship Id="rId64" Type="http://schemas.openxmlformats.org/officeDocument/2006/relationships/oleObject" Target="embeddings/oleObject13.bin"/><Relationship Id="rId69" Type="http://schemas.openxmlformats.org/officeDocument/2006/relationships/oleObject" Target="embeddings/oleObject14.bin"/><Relationship Id="rId77" Type="http://schemas.openxmlformats.org/officeDocument/2006/relationships/oleObject" Target="embeddings/oleObject17.bin"/><Relationship Id="rId100" Type="http://schemas.openxmlformats.org/officeDocument/2006/relationships/hyperlink" Target="https://github.com/jlucid/qbitcoind/wiki/Create-a-receive-address" TargetMode="External"/><Relationship Id="rId105" Type="http://schemas.openxmlformats.org/officeDocument/2006/relationships/hyperlink" Target="https://github.com/jlucid/qbitcoind/wiki/Extracting-Blockchain-Info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kx.com/media/2017/11/Columnar_database_and_query_optimization.pdf" TargetMode="External"/><Relationship Id="rId72" Type="http://schemas.openxmlformats.org/officeDocument/2006/relationships/oleObject" Target="embeddings/oleObject15.bin"/><Relationship Id="rId80" Type="http://schemas.openxmlformats.org/officeDocument/2006/relationships/oleObject" Target="embeddings/oleObject18.bin"/><Relationship Id="rId85" Type="http://schemas.openxmlformats.org/officeDocument/2006/relationships/image" Target="media/image24.emf"/><Relationship Id="rId93" Type="http://schemas.openxmlformats.org/officeDocument/2006/relationships/image" Target="media/image27.png"/><Relationship Id="rId98" Type="http://schemas.openxmlformats.org/officeDocument/2006/relationships/hyperlink" Target="https://code.kx.com/q/ref/dotq/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hyperlink" Target="https://en.bitcoin.it/wiki/Base58Check_encoding" TargetMode="External"/><Relationship Id="rId25" Type="http://schemas.openxmlformats.org/officeDocument/2006/relationships/oleObject" Target="embeddings/oleObject1.bin"/><Relationship Id="rId33" Type="http://schemas.openxmlformats.org/officeDocument/2006/relationships/image" Target="media/image7.emf"/><Relationship Id="rId38" Type="http://schemas.openxmlformats.org/officeDocument/2006/relationships/hyperlink" Target="https://github.com/jlucid/qbitcoind" TargetMode="External"/><Relationship Id="rId46" Type="http://schemas.openxmlformats.org/officeDocument/2006/relationships/oleObject" Target="embeddings/oleObject7.bin"/><Relationship Id="rId59" Type="http://schemas.openxmlformats.org/officeDocument/2006/relationships/oleObject" Target="embeddings/oleObject11.bin"/><Relationship Id="rId67" Type="http://schemas.openxmlformats.org/officeDocument/2006/relationships/hyperlink" Target="https://code.kx.com/q/ref/dotz/" TargetMode="External"/><Relationship Id="rId103" Type="http://schemas.openxmlformats.org/officeDocument/2006/relationships/hyperlink" Target="https://github.com/jlucid/qbitcoind/wiki/Multi-Signature-Wallet" TargetMode="External"/><Relationship Id="rId108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github.com/jlucid/qbitcoind/wiki/Supported-Functions" TargetMode="External"/><Relationship Id="rId54" Type="http://schemas.openxmlformats.org/officeDocument/2006/relationships/image" Target="media/image11.emf"/><Relationship Id="rId62" Type="http://schemas.openxmlformats.org/officeDocument/2006/relationships/hyperlink" Target="https://kx.com/media/2017/11/Columnar_database_and_query_optimization.pdf" TargetMode="External"/><Relationship Id="rId70" Type="http://schemas.openxmlformats.org/officeDocument/2006/relationships/hyperlink" Target="https://code.kx.com/q/wp/compression_in_kdb.pdf" TargetMode="External"/><Relationship Id="rId75" Type="http://schemas.openxmlformats.org/officeDocument/2006/relationships/hyperlink" Target="https://code.kx.com/q/ref/elements/" TargetMode="External"/><Relationship Id="rId83" Type="http://schemas.openxmlformats.org/officeDocument/2006/relationships/hyperlink" Target="https://github.com/jlucid/qExplorer/blob/master/lib/explorer.q" TargetMode="External"/><Relationship Id="rId88" Type="http://schemas.openxmlformats.org/officeDocument/2006/relationships/hyperlink" Target="https://en.bitcoin.it/wiki/Transaction_malleability" TargetMode="External"/><Relationship Id="rId91" Type="http://schemas.openxmlformats.org/officeDocument/2006/relationships/oleObject" Target="embeddings/oleObject21.bin"/><Relationship Id="rId96" Type="http://schemas.openxmlformats.org/officeDocument/2006/relationships/hyperlink" Target="https://bitnodes.earn.com/nodes/live-map/" TargetMode="External"/><Relationship Id="rId11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lockchain.com/en/explorer" TargetMode="External"/><Relationship Id="rId23" Type="http://schemas.openxmlformats.org/officeDocument/2006/relationships/hyperlink" Target="https://bitcoin.org/en/full-node" TargetMode="External"/><Relationship Id="rId28" Type="http://schemas.openxmlformats.org/officeDocument/2006/relationships/image" Target="media/image5.emf"/><Relationship Id="rId36" Type="http://schemas.openxmlformats.org/officeDocument/2006/relationships/oleObject" Target="embeddings/oleObject6.bin"/><Relationship Id="rId49" Type="http://schemas.openxmlformats.org/officeDocument/2006/relationships/hyperlink" Target="https://github.com/jlucid/qExplorer/tree/master/tbls" TargetMode="External"/><Relationship Id="rId57" Type="http://schemas.openxmlformats.org/officeDocument/2006/relationships/oleObject" Target="embeddings/oleObject10.bin"/><Relationship Id="rId106" Type="http://schemas.openxmlformats.org/officeDocument/2006/relationships/header" Target="header1.xml"/><Relationship Id="rId10" Type="http://schemas.openxmlformats.org/officeDocument/2006/relationships/hyperlink" Target="https://kx.com/blog/kx-technology-integrated-into-innovative-blockchain-trade-processing-platform/" TargetMode="External"/><Relationship Id="rId31" Type="http://schemas.openxmlformats.org/officeDocument/2006/relationships/image" Target="media/image6.emf"/><Relationship Id="rId44" Type="http://schemas.openxmlformats.org/officeDocument/2006/relationships/hyperlink" Target="https://code.kx.com/q/ref/dotz/" TargetMode="External"/><Relationship Id="rId52" Type="http://schemas.openxmlformats.org/officeDocument/2006/relationships/image" Target="media/image10.emf"/><Relationship Id="rId60" Type="http://schemas.openxmlformats.org/officeDocument/2006/relationships/image" Target="media/image14.emf"/><Relationship Id="rId65" Type="http://schemas.openxmlformats.org/officeDocument/2006/relationships/hyperlink" Target="https://code.kx.com/q/ref/dotq/" TargetMode="External"/><Relationship Id="rId73" Type="http://schemas.openxmlformats.org/officeDocument/2006/relationships/image" Target="media/image18.emf"/><Relationship Id="rId78" Type="http://schemas.openxmlformats.org/officeDocument/2006/relationships/image" Target="media/image20.png"/><Relationship Id="rId81" Type="http://schemas.openxmlformats.org/officeDocument/2006/relationships/image" Target="media/image22.emf"/><Relationship Id="rId86" Type="http://schemas.openxmlformats.org/officeDocument/2006/relationships/oleObject" Target="embeddings/oleObject20.bin"/><Relationship Id="rId94" Type="http://schemas.openxmlformats.org/officeDocument/2006/relationships/image" Target="media/image28.png"/><Relationship Id="rId99" Type="http://schemas.openxmlformats.org/officeDocument/2006/relationships/hyperlink" Target="https://github.com/jlucid/qbitcoind" TargetMode="External"/><Relationship Id="rId101" Type="http://schemas.openxmlformats.org/officeDocument/2006/relationships/hyperlink" Target="https://github.com/jlucid/qbitcoind/wiki/Address-Balan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x.com/news/kdb-powers-trading-platform-bitmex-high-frequency-bitcoin-exchange/" TargetMode="External"/><Relationship Id="rId13" Type="http://schemas.openxmlformats.org/officeDocument/2006/relationships/hyperlink" Target="https://bitcoin.org/en/full-node" TargetMode="External"/><Relationship Id="rId18" Type="http://schemas.openxmlformats.org/officeDocument/2006/relationships/hyperlink" Target="https://en.bitcoin.it/wiki/Address" TargetMode="External"/><Relationship Id="rId39" Type="http://schemas.openxmlformats.org/officeDocument/2006/relationships/hyperlink" Target="https://code.kx.com/q/ref/dotq/" TargetMode="External"/><Relationship Id="rId109" Type="http://schemas.microsoft.com/office/2011/relationships/people" Target="people.xml"/><Relationship Id="rId34" Type="http://schemas.openxmlformats.org/officeDocument/2006/relationships/oleObject" Target="embeddings/oleObject5.bin"/><Relationship Id="rId50" Type="http://schemas.openxmlformats.org/officeDocument/2006/relationships/hyperlink" Target="https://code.kx.com/q4m3/14_Introduction_to_Kdb+/" TargetMode="External"/><Relationship Id="rId55" Type="http://schemas.openxmlformats.org/officeDocument/2006/relationships/oleObject" Target="embeddings/oleObject9.bin"/><Relationship Id="rId76" Type="http://schemas.openxmlformats.org/officeDocument/2006/relationships/image" Target="media/image19.emf"/><Relationship Id="rId97" Type="http://schemas.openxmlformats.org/officeDocument/2006/relationships/hyperlink" Target="https://www.multichain.com/qa/780/rpcallowip-to-give-access-to-clients?show=781" TargetMode="External"/><Relationship Id="rId104" Type="http://schemas.openxmlformats.org/officeDocument/2006/relationships/hyperlink" Target="https://github.com/jlucid/qbitcoind/wiki/Transaction-ID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7.emf"/><Relationship Id="rId92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D86D39-FC49-4EF9-8979-8A5E56B21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5890</Words>
  <Characters>33573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CPP Investment Board</Company>
  <LinksUpToDate>false</LinksUpToDate>
  <CharactersWithSpaces>39385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Krishan Subherwal</dc:creator>
  <cp:lastModifiedBy>Daniel Irwin</cp:lastModifiedBy>
  <cp:revision>13</cp:revision>
  <cp:lastPrinted>2018-11-28T09:58:00Z</cp:lastPrinted>
  <dcterms:created xsi:type="dcterms:W3CDTF">2018-12-03T11:20:00Z</dcterms:created>
  <dcterms:modified xsi:type="dcterms:W3CDTF">2018-12-03T11:36:00Z</dcterms:modified>
</cp:coreProperties>
</file>